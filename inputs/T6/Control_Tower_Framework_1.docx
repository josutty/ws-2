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AB649" w14:textId="77777777" w:rsidR="001B676F" w:rsidRDefault="0094501B">
      <w:pPr>
        <w:spacing w:after="200" w:line="276" w:lineRule="auto"/>
      </w:pPr>
      <w:r>
        <w:rPr>
          <w:b/>
          <w:bCs/>
          <w:caps/>
          <w:color w:val="6B7C87"/>
          <w:spacing w:val="24"/>
          <w:sz w:val="16"/>
          <w:szCs w:val="16"/>
        </w:rPr>
        <w:t>Sales &amp; Operations   ·   Framework Definition   ·   v1 Draft</w:t>
      </w:r>
    </w:p>
    <w:p w14:paraId="7CCFFD09" w14:textId="77777777" w:rsidR="001B676F" w:rsidRDefault="0094501B">
      <w:pPr>
        <w:spacing w:after="180" w:line="280" w:lineRule="auto"/>
      </w:pPr>
      <w:r>
        <w:rPr>
          <w:b/>
          <w:bCs/>
          <w:color w:val="16232E"/>
          <w:sz w:val="56"/>
          <w:szCs w:val="56"/>
        </w:rPr>
        <w:t>The Control Tower Framework</w:t>
      </w:r>
    </w:p>
    <w:p w14:paraId="522B3F66" w14:textId="77777777" w:rsidR="001B676F" w:rsidRDefault="0094501B">
      <w:pPr>
        <w:spacing w:after="220" w:line="276" w:lineRule="auto"/>
      </w:pPr>
      <w:r>
        <w:rPr>
          <w:sz w:val="22"/>
          <w:szCs w:val="22"/>
        </w:rPr>
        <w:t xml:space="preserve">Five modules, each defined by one question a decision-maker actually asks during the month. Every module carries the same four layers — </w:t>
      </w:r>
      <w:r>
        <w:rPr>
          <w:b/>
          <w:bCs/>
          <w:color w:val="16232E"/>
          <w:sz w:val="22"/>
          <w:szCs w:val="22"/>
        </w:rPr>
        <w:t>KPIs</w:t>
      </w:r>
      <w:r>
        <w:rPr>
          <w:sz w:val="22"/>
          <w:szCs w:val="22"/>
        </w:rPr>
        <w:t xml:space="preserve"> for what the position is, </w:t>
      </w:r>
      <w:r>
        <w:rPr>
          <w:b/>
          <w:bCs/>
          <w:color w:val="16232E"/>
          <w:sz w:val="22"/>
          <w:szCs w:val="22"/>
        </w:rPr>
        <w:t>alerts</w:t>
      </w:r>
      <w:r>
        <w:rPr>
          <w:sz w:val="22"/>
          <w:szCs w:val="22"/>
        </w:rPr>
        <w:t xml:space="preserve"> for what needs attention, </w:t>
      </w:r>
      <w:r>
        <w:rPr>
          <w:b/>
          <w:bCs/>
          <w:color w:val="16232E"/>
          <w:sz w:val="22"/>
          <w:szCs w:val="22"/>
        </w:rPr>
        <w:t>insights</w:t>
      </w:r>
      <w:r>
        <w:rPr>
          <w:sz w:val="22"/>
          <w:szCs w:val="22"/>
        </w:rPr>
        <w:t xml:space="preserve"> for what the pattern says, and </w:t>
      </w:r>
      <w:r>
        <w:rPr>
          <w:b/>
          <w:bCs/>
          <w:color w:val="16232E"/>
          <w:sz w:val="22"/>
          <w:szCs w:val="22"/>
        </w:rPr>
        <w:t>actions</w:t>
      </w:r>
      <w:r>
        <w:rPr>
          <w:sz w:val="22"/>
          <w:szCs w:val="22"/>
        </w:rPr>
        <w:t xml:space="preserve"> for what to do about it, tested by simulation before it is committed. The modules are not independent dashboards: they form a closed loop, and the loop is the product.</w:t>
      </w:r>
    </w:p>
    <w:p w14:paraId="602C1314" w14:textId="77777777" w:rsidR="001B676F" w:rsidRDefault="001B676F">
      <w:pPr>
        <w:pBdr>
          <w:bottom w:val="single" w:sz="12" w:space="0" w:color="16232E"/>
        </w:pBdr>
        <w:spacing w:after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B676F" w14:paraId="7BEBA08B" w14:textId="77777777">
        <w:tc>
          <w:tcPr>
            <w:tcW w:w="3120" w:type="dxa"/>
            <w:tcMar>
              <w:top w:w="120" w:type="dxa"/>
              <w:left w:w="0" w:type="dxa"/>
              <w:bottom w:w="120" w:type="dxa"/>
              <w:right w:w="160" w:type="dxa"/>
            </w:tcMar>
          </w:tcPr>
          <w:p w14:paraId="15E4DD1B" w14:textId="77777777" w:rsidR="001B676F" w:rsidRDefault="0094501B">
            <w:pPr>
              <w:spacing w:after="40" w:line="276" w:lineRule="auto"/>
            </w:pPr>
            <w:r>
              <w:rPr>
                <w:b/>
                <w:bCs/>
                <w:color w:val="6B7C87"/>
                <w:spacing w:val="20"/>
                <w:sz w:val="14"/>
                <w:szCs w:val="14"/>
              </w:rPr>
              <w:t>BASIS</w:t>
            </w:r>
          </w:p>
          <w:p w14:paraId="08030B6F" w14:textId="77777777" w:rsidR="001B676F" w:rsidRDefault="0094501B">
            <w:pPr>
              <w:spacing w:line="276" w:lineRule="auto"/>
            </w:pPr>
            <w:r>
              <w:rPr>
                <w:sz w:val="18"/>
                <w:szCs w:val="18"/>
              </w:rPr>
              <w:t>Discovery sessions, 21 Aug 2026</w:t>
            </w:r>
          </w:p>
        </w:tc>
        <w:tc>
          <w:tcPr>
            <w:tcW w:w="3120" w:type="dxa"/>
            <w:tcMar>
              <w:top w:w="120" w:type="dxa"/>
              <w:left w:w="0" w:type="dxa"/>
              <w:bottom w:w="120" w:type="dxa"/>
              <w:right w:w="160" w:type="dxa"/>
            </w:tcMar>
          </w:tcPr>
          <w:p w14:paraId="77DA64C2" w14:textId="77777777" w:rsidR="001B676F" w:rsidRDefault="0094501B">
            <w:pPr>
              <w:spacing w:after="40" w:line="276" w:lineRule="auto"/>
            </w:pPr>
            <w:r>
              <w:rPr>
                <w:b/>
                <w:bCs/>
                <w:color w:val="6B7C87"/>
                <w:spacing w:val="20"/>
                <w:sz w:val="14"/>
                <w:szCs w:val="14"/>
              </w:rPr>
              <w:t>TRACKS</w:t>
            </w:r>
          </w:p>
          <w:p w14:paraId="1058529A" w14:textId="77777777" w:rsidR="001B676F" w:rsidRDefault="0094501B">
            <w:pPr>
              <w:spacing w:line="276" w:lineRule="auto"/>
            </w:pPr>
            <w:r>
              <w:rPr>
                <w:sz w:val="18"/>
                <w:szCs w:val="18"/>
              </w:rPr>
              <w:t>Commercial &amp; Credit · Sales &amp; S&amp;OP</w:t>
            </w:r>
          </w:p>
        </w:tc>
        <w:tc>
          <w:tcPr>
            <w:tcW w:w="3120" w:type="dxa"/>
            <w:tcMar>
              <w:top w:w="120" w:type="dxa"/>
              <w:left w:w="0" w:type="dxa"/>
              <w:bottom w:w="120" w:type="dxa"/>
              <w:right w:w="160" w:type="dxa"/>
            </w:tcMar>
          </w:tcPr>
          <w:p w14:paraId="2765959E" w14:textId="77777777" w:rsidR="001B676F" w:rsidRDefault="0094501B">
            <w:pPr>
              <w:spacing w:after="40" w:line="276" w:lineRule="auto"/>
            </w:pPr>
            <w:r>
              <w:rPr>
                <w:b/>
                <w:bCs/>
                <w:color w:val="6B7C87"/>
                <w:spacing w:val="20"/>
                <w:sz w:val="14"/>
                <w:szCs w:val="14"/>
              </w:rPr>
              <w:t>STATUS</w:t>
            </w:r>
          </w:p>
          <w:p w14:paraId="7F29A6A9" w14:textId="77777777" w:rsidR="001B676F" w:rsidRDefault="0094501B">
            <w:pPr>
              <w:spacing w:line="276" w:lineRule="auto"/>
            </w:pPr>
            <w:r>
              <w:rPr>
                <w:sz w:val="18"/>
                <w:szCs w:val="18"/>
              </w:rPr>
              <w:t>For review before build</w:t>
            </w:r>
          </w:p>
        </w:tc>
      </w:tr>
    </w:tbl>
    <w:p w14:paraId="197AFE24" w14:textId="77777777" w:rsidR="001B676F" w:rsidRDefault="0094501B">
      <w:pPr>
        <w:pStyle w:val="Heading1"/>
        <w:keepNext/>
        <w:spacing w:before="360" w:after="140" w:line="264" w:lineRule="auto"/>
      </w:pPr>
      <w:r>
        <w:rPr>
          <w:b/>
          <w:bCs/>
          <w:color w:val="16232E"/>
        </w:rPr>
        <w:t>1.  The loop</w:t>
      </w:r>
    </w:p>
    <w:p w14:paraId="1E74787B" w14:textId="77777777" w:rsidR="001B676F" w:rsidRDefault="0094501B">
      <w:pPr>
        <w:spacing w:after="200" w:line="276" w:lineRule="auto"/>
      </w:pPr>
      <w:r>
        <w:t>Both tracks described their own segment of a single circulating problem. Month-end deal pressure lands on discount approval; approval delay pushes out retail; delayed retail delays the claim; the blocked claim exhausts the dealer’s funding; the funding block stops billing — and the volume that started the cycle is lost. No participant can currently see more than their own arc.</w:t>
      </w:r>
    </w:p>
    <w:p w14:paraId="753ED282" w14:textId="77777777" w:rsidR="001B676F" w:rsidRDefault="0094501B">
      <w:pPr>
        <w:spacing w:after="100"/>
        <w:jc w:val="center"/>
      </w:pPr>
      <w:r>
        <w:rPr>
          <w:noProof/>
        </w:rPr>
        <w:drawing>
          <wp:inline distT="0" distB="0" distL="0" distR="0" wp14:anchorId="120B6280" wp14:editId="59CE7EBF">
            <wp:extent cx="5753100" cy="3962400"/>
            <wp:effectExtent l="0" t="0" r="0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9EBE82B-E162-4F0F-BD24-2A05E5B3B3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BE8A" w14:textId="77777777" w:rsidR="001B676F" w:rsidRDefault="0094501B">
      <w:pPr>
        <w:spacing w:after="60" w:line="276" w:lineRule="auto"/>
        <w:jc w:val="center"/>
      </w:pPr>
      <w:r>
        <w:rPr>
          <w:b/>
          <w:bCs/>
          <w:sz w:val="18"/>
          <w:szCs w:val="18"/>
        </w:rPr>
        <w:t>Read clockwise.</w:t>
      </w:r>
      <w:r>
        <w:rPr>
          <w:color w:val="6B7C87"/>
          <w:sz w:val="18"/>
          <w:szCs w:val="18"/>
        </w:rPr>
        <w:t xml:space="preserve"> The chain is causal, not sequential reporting — each arc is a delay that becomes someone else’s constraint.</w:t>
      </w:r>
    </w:p>
    <w:p w14:paraId="64806A9B" w14:textId="77777777" w:rsidR="001B676F" w:rsidRDefault="0094501B">
      <w:r>
        <w:br w:type="page"/>
      </w:r>
    </w:p>
    <w:p w14:paraId="2D86982C" w14:textId="77777777" w:rsidR="001B676F" w:rsidRDefault="0094501B">
      <w:pPr>
        <w:pStyle w:val="Heading1"/>
        <w:keepNext/>
        <w:spacing w:before="360" w:after="140" w:line="264" w:lineRule="auto"/>
      </w:pPr>
      <w:r>
        <w:rPr>
          <w:b/>
          <w:bCs/>
          <w:color w:val="16232E"/>
        </w:rPr>
        <w:t>2.  Module map</w:t>
      </w:r>
    </w:p>
    <w:p w14:paraId="1F889DFD" w14:textId="77777777" w:rsidR="001B676F" w:rsidRDefault="0094501B">
      <w:pPr>
        <w:spacing w:after="200" w:line="276" w:lineRule="auto"/>
      </w:pPr>
      <w:r>
        <w:t>Five modules over four shared objects, resolving upward into one number the business recognises: vehicles at risk against the plan.</w:t>
      </w:r>
    </w:p>
    <w:p w14:paraId="5721A9C2" w14:textId="77777777" w:rsidR="001B676F" w:rsidRDefault="0094501B">
      <w:pPr>
        <w:spacing w:after="100"/>
        <w:jc w:val="center"/>
      </w:pPr>
      <w:r>
        <w:rPr>
          <w:noProof/>
        </w:rPr>
        <w:drawing>
          <wp:inline distT="0" distB="0" distL="0" distR="0" wp14:anchorId="61E152B5" wp14:editId="1C2EC41F">
            <wp:extent cx="5943600" cy="3171825"/>
            <wp:effectExtent l="0" t="0" r="0" b="0"/>
            <wp:docPr id="891741646" name="Picture 891741646">
              <a:extLst xmlns:a="http://schemas.openxmlformats.org/drawingml/2006/main">
                <a:ext uri="{FF2B5EF4-FFF2-40B4-BE49-F238E27FC236}">
                  <a16:creationId xmlns:a16="http://schemas.microsoft.com/office/drawing/2014/main" id="{EF9F37FF-31CE-47A3-9EFC-D617822EBC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86BA" w14:textId="77777777" w:rsidR="00C86CBB" w:rsidRDefault="00C86CBB">
      <w:pPr>
        <w:rPr>
          <w:ins w:id="0" w:author="Hemanth Holla" w:date="2026-08-26T11:45:00Z" w16du:dateUtc="2026-08-26T06:15:00Z"/>
          <w:b/>
          <w:bCs/>
          <w:sz w:val="18"/>
          <w:szCs w:val="18"/>
        </w:rPr>
      </w:pPr>
      <w:ins w:id="1" w:author="Hemanth Holla" w:date="2026-08-26T11:45:00Z" w16du:dateUtc="2026-08-26T06:15:00Z">
        <w:r>
          <w:rPr>
            <w:b/>
            <w:bCs/>
            <w:sz w:val="18"/>
            <w:szCs w:val="18"/>
          </w:rPr>
          <w:br w:type="page"/>
        </w:r>
      </w:ins>
    </w:p>
    <w:p w14:paraId="417A4FD1" w14:textId="52860090" w:rsidR="001B676F" w:rsidDel="00C86CBB" w:rsidRDefault="0094501B">
      <w:pPr>
        <w:spacing w:after="60" w:line="276" w:lineRule="auto"/>
        <w:jc w:val="center"/>
        <w:rPr>
          <w:del w:id="2" w:author="Hemanth Holla" w:date="2026-08-26T11:45:00Z" w16du:dateUtc="2026-08-26T06:15:00Z"/>
        </w:rPr>
      </w:pPr>
      <w:del w:id="3" w:author="Hemanth Holla" w:date="2026-08-26T11:45:00Z" w16du:dateUtc="2026-08-26T06:15:00Z">
        <w:r w:rsidDel="00C86CBB">
          <w:rPr>
            <w:b/>
            <w:bCs/>
            <w:sz w:val="18"/>
            <w:szCs w:val="18"/>
          </w:rPr>
          <w:delText>M3 is the hinge.</w:delText>
        </w:r>
        <w:r w:rsidDel="00C86CBB">
          <w:rPr>
            <w:color w:val="6B7C87"/>
            <w:sz w:val="18"/>
            <w:szCs w:val="18"/>
          </w:rPr>
          <w:delText xml:space="preserve"> It is the only module both tracks own, and the only one where a delay costs both of them at once.</w:delText>
        </w:r>
      </w:del>
    </w:p>
    <w:p w14:paraId="0C54E4B0" w14:textId="6DFFBE66" w:rsidR="001B676F" w:rsidDel="00C86CBB" w:rsidRDefault="0094501B">
      <w:pPr>
        <w:rPr>
          <w:del w:id="4" w:author="Hemanth Holla" w:date="2026-08-26T11:45:00Z" w16du:dateUtc="2026-08-26T06:15:00Z"/>
        </w:rPr>
      </w:pPr>
      <w:del w:id="5" w:author="Hemanth Holla" w:date="2026-08-26T11:45:00Z" w16du:dateUtc="2026-08-26T06:15:00Z">
        <w:r w:rsidDel="00C86CBB">
          <w:br w:type="page"/>
        </w:r>
      </w:del>
    </w:p>
    <w:p w14:paraId="2FD5ECA9" w14:textId="77777777" w:rsidR="001B676F" w:rsidRDefault="0094501B">
      <w:pPr>
        <w:pStyle w:val="Heading1"/>
        <w:keepNext/>
        <w:spacing w:before="360" w:after="140" w:line="264" w:lineRule="auto"/>
      </w:pPr>
      <w:r>
        <w:rPr>
          <w:b/>
          <w:bCs/>
          <w:color w:val="16232E"/>
        </w:rPr>
        <w:t>3.  The modules</w:t>
      </w:r>
    </w:p>
    <w:p w14:paraId="3CE4D621" w14:textId="77777777" w:rsidR="001B676F" w:rsidRDefault="0094501B">
      <w:pPr>
        <w:spacing w:after="220" w:line="276" w:lineRule="auto"/>
      </w:pPr>
      <w:r>
        <w:t xml:space="preserve">Each module states the question it answers, then its four layers. Targets and baselines are held separately in the KPI-per-persona workbook — this document defines </w:t>
      </w:r>
      <w:r>
        <w:rPr>
          <w:b/>
          <w:bCs/>
          <w:color w:val="16232E"/>
        </w:rPr>
        <w:t>what is measured</w:t>
      </w:r>
      <w:r>
        <w:t>, not yet the numbers.</w:t>
      </w:r>
    </w:p>
    <w:tbl>
      <w:tblPr>
        <w:tblW w:w="9360" w:type="dxa"/>
        <w:tblBorders>
          <w:top w:val="single" w:sz="2" w:space="0" w:color="D2D9DD"/>
          <w:left w:val="single" w:sz="24" w:space="0" w:color="1F5673"/>
          <w:bottom w:val="single" w:sz="2" w:space="0" w:color="D2D9DD"/>
          <w:right w:val="single" w:sz="2" w:space="0" w:color="D2D9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676F" w14:paraId="7D7E2C47" w14:textId="77777777">
        <w:tc>
          <w:tcPr>
            <w:tcW w:w="9360" w:type="dx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31F77573" w14:textId="77777777" w:rsidR="001B676F" w:rsidRDefault="0094501B">
            <w:pPr>
              <w:spacing w:after="70" w:line="276" w:lineRule="auto"/>
            </w:pPr>
            <w:r>
              <w:rPr>
                <w:b/>
                <w:bCs/>
                <w:caps/>
                <w:color w:val="1F5673"/>
                <w:spacing w:val="24"/>
                <w:sz w:val="15"/>
                <w:szCs w:val="15"/>
              </w:rPr>
              <w:t>M1 · Funding Health</w:t>
            </w:r>
          </w:p>
          <w:p w14:paraId="7D617EDC" w14:textId="77777777" w:rsidR="001B676F" w:rsidRDefault="0094501B">
            <w:pPr>
              <w:spacing w:after="80" w:line="276" w:lineRule="auto"/>
            </w:pPr>
            <w:r>
              <w:rPr>
                <w:b/>
                <w:bCs/>
                <w:color w:val="16232E"/>
                <w:sz w:val="28"/>
                <w:szCs w:val="28"/>
              </w:rPr>
              <w:t>Dealer Funding Health</w:t>
            </w:r>
          </w:p>
          <w:p w14:paraId="204CC612" w14:textId="77777777" w:rsidR="001B676F" w:rsidRDefault="0094501B">
            <w:pPr>
              <w:spacing w:after="70" w:line="276" w:lineRule="auto"/>
            </w:pPr>
            <w:r>
              <w:rPr>
                <w:i/>
                <w:iCs/>
                <w:sz w:val="22"/>
                <w:szCs w:val="22"/>
              </w:rPr>
              <w:t>Can this dealer take a vehicle today, and for how much longer?</w:t>
            </w:r>
          </w:p>
          <w:p w14:paraId="3C5755AA" w14:textId="77777777" w:rsidR="001B676F" w:rsidRDefault="0094501B">
            <w:pPr>
              <w:spacing w:line="276" w:lineRule="auto"/>
            </w:pPr>
            <w:r>
              <w:rPr>
                <w:color w:val="6B7C87"/>
                <w:sz w:val="16"/>
                <w:szCs w:val="16"/>
              </w:rPr>
              <w:t>Owner: Commercial &amp; Credit   |   Refresh: intraday during month-end</w:t>
            </w:r>
          </w:p>
        </w:tc>
      </w:tr>
    </w:tbl>
    <w:p w14:paraId="6C75919B" w14:textId="77777777" w:rsidR="001B676F" w:rsidRDefault="001B676F">
      <w:pPr>
        <w:spacing w:line="276" w:lineRule="auto"/>
      </w:pPr>
    </w:p>
    <w:tbl>
      <w:tblPr>
        <w:tblW w:w="9360" w:type="dxa"/>
        <w:tblBorders>
          <w:top w:val="none" w:sz="0" w:space="0" w:color="FFFFFF"/>
          <w:left w:val="single" w:sz="12" w:space="0" w:color="8B98A1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676F" w14:paraId="641C77B8" w14:textId="77777777">
        <w:tc>
          <w:tcPr>
            <w:tcW w:w="9360" w:type="dxa"/>
            <w:shd w:val="clear" w:color="auto" w:fill="F1F4F5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755FE436" w14:textId="77777777" w:rsidR="001B676F" w:rsidRDefault="0094501B">
            <w:pPr>
              <w:spacing w:after="100" w:line="276" w:lineRule="auto"/>
            </w:pPr>
            <w:r>
              <w:rPr>
                <w:b/>
                <w:bCs/>
                <w:caps/>
                <w:color w:val="6B7C87"/>
                <w:spacing w:val="24"/>
                <w:sz w:val="15"/>
                <w:szCs w:val="15"/>
              </w:rPr>
              <w:t>Pain points today</w:t>
            </w:r>
          </w:p>
          <w:p w14:paraId="7AC2E406" w14:textId="0F146D6F" w:rsidR="001B676F" w:rsidRDefault="0094501B">
            <w:pPr>
              <w:spacing w:after="80" w:line="250" w:lineRule="auto"/>
              <w:ind w:left="230" w:hanging="230"/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 xml:space="preserve">Limit and utilisation data arrives as </w:t>
            </w:r>
            <w:r>
              <w:rPr>
                <w:b/>
                <w:bCs/>
                <w:color w:val="16232E"/>
                <w:sz w:val="18"/>
                <w:szCs w:val="18"/>
              </w:rPr>
              <w:t>per-bank emails</w:t>
            </w:r>
            <w:r>
              <w:rPr>
                <w:sz w:val="18"/>
                <w:szCs w:val="18"/>
              </w:rPr>
              <w:t>, each in its own format</w:t>
            </w:r>
            <w:del w:id="6" w:author="Hemanth Holla" w:date="2026-08-26T12:19:00Z" w16du:dateUtc="2026-08-26T06:49:00Z">
              <w:r w:rsidDel="005345BA">
                <w:rPr>
                  <w:sz w:val="18"/>
                  <w:szCs w:val="18"/>
                </w:rPr>
                <w:delText>, at no fixed frequency</w:delText>
              </w:r>
            </w:del>
            <w:ins w:id="7" w:author="Hemanth Holla" w:date="2026-08-26T12:19:00Z" w16du:dateUtc="2026-08-26T06:49:00Z">
              <w:r w:rsidR="005345BA">
                <w:rPr>
                  <w:sz w:val="18"/>
                  <w:szCs w:val="18"/>
                </w:rPr>
                <w:t xml:space="preserve"> at fixed frequency. </w:t>
              </w:r>
            </w:ins>
          </w:p>
          <w:p w14:paraId="21B2B67D" w14:textId="77777777" w:rsidR="001B676F" w:rsidRDefault="0094501B">
            <w:pPr>
              <w:spacing w:after="80" w:line="250" w:lineRule="auto"/>
              <w:ind w:left="230" w:hanging="230"/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No single view of a dealer across banks, verticals and systems</w:t>
            </w:r>
          </w:p>
          <w:p w14:paraId="600F9A12" w14:textId="27C80CDE" w:rsidR="001B676F" w:rsidRDefault="0094501B">
            <w:pPr>
              <w:spacing w:after="80" w:line="250" w:lineRule="auto"/>
              <w:ind w:left="230" w:hanging="230"/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del w:id="8" w:author="Hemanth Holla" w:date="2026-08-25T21:06:00Z" w16du:dateUtc="2026-08-25T15:36:00Z">
              <w:r w:rsidDel="000D7BAC">
                <w:rPr>
                  <w:sz w:val="18"/>
                  <w:szCs w:val="18"/>
                </w:rPr>
                <w:delText xml:space="preserve">The commercial sheet is a </w:delText>
              </w:r>
              <w:r w:rsidDel="000D7BAC">
                <w:rPr>
                  <w:b/>
                  <w:bCs/>
                  <w:color w:val="16232E"/>
                  <w:sz w:val="18"/>
                  <w:szCs w:val="18"/>
                </w:rPr>
                <w:delText>27th–28th artifact</w:delText>
              </w:r>
              <w:r w:rsidDel="000D7BAC">
                <w:rPr>
                  <w:sz w:val="18"/>
                  <w:szCs w:val="18"/>
                </w:rPr>
                <w:delText xml:space="preserve"> — activity after the 28th is never captured</w:delText>
              </w:r>
            </w:del>
          </w:p>
          <w:p w14:paraId="51969B60" w14:textId="2E5B1FC6" w:rsidR="001B676F" w:rsidRDefault="0094501B">
            <w:pPr>
              <w:spacing w:after="80" w:line="250" w:lineRule="auto"/>
              <w:ind w:left="230" w:hanging="230"/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 xml:space="preserve">Blocks are discovered </w:t>
            </w:r>
            <w:r>
              <w:rPr>
                <w:b/>
                <w:bCs/>
                <w:color w:val="16232E"/>
                <w:sz w:val="18"/>
                <w:szCs w:val="18"/>
              </w:rPr>
              <w:t>after the offtake is already lost</w:t>
            </w:r>
            <w:ins w:id="9" w:author="Hemanth Holla" w:date="2026-08-25T21:53:00Z" w16du:dateUtc="2026-08-25T16:23:00Z">
              <w:r w:rsidR="00867868">
                <w:rPr>
                  <w:b/>
                  <w:bCs/>
                  <w:color w:val="16232E"/>
                  <w:sz w:val="18"/>
                  <w:szCs w:val="18"/>
                </w:rPr>
                <w:t xml:space="preserve">. </w:t>
              </w:r>
            </w:ins>
            <w:ins w:id="10" w:author="Hemanth Holla" w:date="2026-08-26T12:20:00Z" w16du:dateUtc="2026-08-26T06:50:00Z">
              <w:r w:rsidR="005345BA">
                <w:rPr>
                  <w:i/>
                  <w:iCs/>
                  <w:color w:val="16232E"/>
                  <w:sz w:val="18"/>
                  <w:szCs w:val="18"/>
                </w:rPr>
                <w:t>Information comes from banks on block and then it flows to</w:t>
              </w:r>
            </w:ins>
            <w:ins w:id="11" w:author="Hemanth Holla" w:date="2026-08-26T11:32:00Z" w16du:dateUtc="2026-08-26T06:02:00Z">
              <w:r w:rsidR="002C64F4" w:rsidRPr="002C64F4">
                <w:rPr>
                  <w:i/>
                  <w:iCs/>
                  <w:color w:val="16232E"/>
                  <w:sz w:val="18"/>
                  <w:szCs w:val="18"/>
                  <w:rPrChange w:id="12" w:author="Hemanth Holla" w:date="2026-08-26T11:32:00Z" w16du:dateUtc="2026-08-26T06:02:00Z">
                    <w:rPr>
                      <w:b/>
                      <w:bCs/>
                      <w:color w:val="16232E"/>
                      <w:sz w:val="18"/>
                      <w:szCs w:val="18"/>
                    </w:rPr>
                  </w:rPrChange>
                </w:rPr>
                <w:t xml:space="preserve"> SAP HANA</w:t>
              </w:r>
            </w:ins>
            <w:ins w:id="13" w:author="Hemanth Holla" w:date="2026-08-25T21:53:00Z" w16du:dateUtc="2026-08-25T16:23:00Z">
              <w:r w:rsidR="00867868">
                <w:rPr>
                  <w:b/>
                  <w:bCs/>
                  <w:color w:val="16232E"/>
                  <w:sz w:val="18"/>
                  <w:szCs w:val="18"/>
                </w:rPr>
                <w:t xml:space="preserve"> </w:t>
              </w:r>
            </w:ins>
          </w:p>
          <w:p w14:paraId="7DA1F3E4" w14:textId="77777777" w:rsidR="001B676F" w:rsidRDefault="0094501B">
            <w:pPr>
              <w:spacing w:line="250" w:lineRule="auto"/>
              <w:ind w:left="230" w:hanging="230"/>
              <w:rPr>
                <w:ins w:id="14" w:author="Hemanth Holla" w:date="2026-08-26T12:21:00Z" w16du:dateUtc="2026-08-26T06:51:00Z"/>
                <w:sz w:val="18"/>
                <w:szCs w:val="18"/>
              </w:rPr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Even under top-down, which bank to draw from stays a manual call</w:t>
            </w:r>
          </w:p>
          <w:p w14:paraId="19D38EDD" w14:textId="0C50B4F2" w:rsidR="005345BA" w:rsidRDefault="005345BA">
            <w:pPr>
              <w:spacing w:line="250" w:lineRule="auto"/>
              <w:ind w:left="230" w:hanging="230"/>
            </w:pPr>
            <w:ins w:id="15" w:author="Hemanth Holla" w:date="2026-08-26T12:22:00Z" w16du:dateUtc="2026-08-26T06:52:00Z">
              <w:r>
                <w:rPr>
                  <w:color w:val="8B98A1"/>
                  <w:sz w:val="17"/>
                  <w:szCs w:val="17"/>
                </w:rPr>
                <w:t xml:space="preserve">Sign off against ABP. </w:t>
              </w:r>
            </w:ins>
          </w:p>
        </w:tc>
      </w:tr>
    </w:tbl>
    <w:p w14:paraId="3329B9F7" w14:textId="77777777" w:rsidR="001B676F" w:rsidRDefault="001B676F">
      <w:pPr>
        <w:spacing w:line="276" w:lineRule="auto"/>
      </w:pPr>
    </w:p>
    <w:p w14:paraId="62D016B0" w14:textId="77777777" w:rsidR="001B676F" w:rsidRDefault="0094501B">
      <w:pPr>
        <w:keepNext/>
        <w:spacing w:after="80" w:line="276" w:lineRule="auto"/>
      </w:pPr>
      <w:r>
        <w:rPr>
          <w:b/>
          <w:bCs/>
          <w:caps/>
          <w:color w:val="1F5673"/>
          <w:spacing w:val="24"/>
          <w:sz w:val="16"/>
          <w:szCs w:val="16"/>
        </w:rPr>
        <w:t>Key performance indicators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B676F" w14:paraId="07E9D87F" w14:textId="77777777">
        <w:tc>
          <w:tcPr>
            <w:tcW w:w="4680" w:type="dxa"/>
            <w:shd w:val="clear" w:color="auto" w:fill="E8EFF3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64035599" w14:textId="55CA5D38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Sanction limit, utilised and free limit</w:t>
            </w:r>
            <w:ins w:id="16" w:author="Hemanth Holla" w:date="2026-08-25T21:55:00Z" w16du:dateUtc="2026-08-25T16:25:00Z">
              <w:r w:rsidR="00867868">
                <w:rPr>
                  <w:sz w:val="19"/>
                  <w:szCs w:val="19"/>
                </w:rPr>
                <w:t>.(</w:t>
              </w:r>
            </w:ins>
            <w:ins w:id="17" w:author="Hemanth Holla" w:date="2026-08-26T11:28:00Z" w16du:dateUtc="2026-08-26T05:58:00Z">
              <w:r w:rsidR="002C64F4">
                <w:rPr>
                  <w:sz w:val="19"/>
                  <w:szCs w:val="19"/>
                </w:rPr>
                <w:t>How to confirm</w:t>
              </w:r>
            </w:ins>
            <w:ins w:id="18" w:author="Hemanth Holla" w:date="2026-08-25T21:55:00Z" w16du:dateUtc="2026-08-25T16:25:00Z">
              <w:r w:rsidR="00867868">
                <w:rPr>
                  <w:sz w:val="19"/>
                  <w:szCs w:val="19"/>
                </w:rPr>
                <w:t xml:space="preserve"> if he is not misusing). Can we get the bank to inform if he is using </w:t>
              </w:r>
            </w:ins>
            <w:ins w:id="19" w:author="Hemanth Holla" w:date="2026-08-25T21:56:00Z" w16du:dateUtc="2026-08-25T16:26:00Z">
              <w:r w:rsidR="00867868">
                <w:rPr>
                  <w:sz w:val="19"/>
                  <w:szCs w:val="19"/>
                </w:rPr>
                <w:t>the funds to buy another vehicle bra</w:t>
              </w:r>
            </w:ins>
            <w:ins w:id="20" w:author="Hemanth Holla" w:date="2026-08-25T21:57:00Z" w16du:dateUtc="2026-08-25T16:27:00Z">
              <w:r w:rsidR="00867868">
                <w:rPr>
                  <w:sz w:val="19"/>
                  <w:szCs w:val="19"/>
                </w:rPr>
                <w:t>nd</w:t>
              </w:r>
            </w:ins>
            <w:ins w:id="21" w:author="Hemanth Holla" w:date="2026-08-25T21:56:00Z" w16du:dateUtc="2026-08-25T16:26:00Z">
              <w:r w:rsidR="00867868">
                <w:rPr>
                  <w:sz w:val="19"/>
                  <w:szCs w:val="19"/>
                </w:rPr>
                <w:t>?</w:t>
              </w:r>
            </w:ins>
            <w:ins w:id="22" w:author="Hemanth Holla" w:date="2026-08-25T21:57:00Z" w16du:dateUtc="2026-08-25T16:27:00Z">
              <w:r w:rsidR="00867868">
                <w:rPr>
                  <w:sz w:val="19"/>
                  <w:szCs w:val="19"/>
                </w:rPr>
                <w:t>).</w:t>
              </w:r>
            </w:ins>
          </w:p>
          <w:p w14:paraId="6EF7AB7E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Limit utilisation % — dealer and portfolio</w:t>
            </w:r>
          </w:p>
          <w:p w14:paraId="2E7AE39B" w14:textId="05B2773A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Fund deployment gap %</w:t>
            </w:r>
            <w:ins w:id="23" w:author="Hemanth Holla" w:date="2026-08-25T21:54:00Z" w16du:dateUtc="2026-08-25T16:24:00Z">
              <w:r w:rsidR="00867868">
                <w:rPr>
                  <w:sz w:val="19"/>
                  <w:szCs w:val="19"/>
                </w:rPr>
                <w:t xml:space="preserve"> --- </w:t>
              </w:r>
            </w:ins>
          </w:p>
          <w:p w14:paraId="3B7A7B43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Dealers blocked — count and value</w:t>
            </w:r>
          </w:p>
        </w:tc>
        <w:tc>
          <w:tcPr>
            <w:tcW w:w="4680" w:type="dxa"/>
            <w:shd w:val="clear" w:color="auto" w:fill="E8EFF3"/>
            <w:tcMar>
              <w:top w:w="110" w:type="dxa"/>
              <w:left w:w="140" w:type="dxa"/>
              <w:bottom w:w="110" w:type="dxa"/>
              <w:right w:w="160" w:type="dxa"/>
            </w:tcMar>
          </w:tcPr>
          <w:p w14:paraId="64D79DE4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Dealers at risk within the tenor window</w:t>
            </w:r>
          </w:p>
          <w:p w14:paraId="3ED12AE4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Stock ageing over 90 days — units and value</w:t>
            </w:r>
          </w:p>
          <w:p w14:paraId="7967385A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Vehicles at risk against plan</w:t>
            </w:r>
          </w:p>
        </w:tc>
      </w:tr>
    </w:tbl>
    <w:p w14:paraId="31234718" w14:textId="77777777" w:rsidR="001B676F" w:rsidRDefault="001B676F">
      <w:pPr>
        <w:spacing w:line="276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B676F" w14:paraId="3A7CAF71" w14:textId="77777777">
        <w:tc>
          <w:tcPr>
            <w:tcW w:w="4680" w:type="dxa"/>
            <w:shd w:val="clear" w:color="auto" w:fill="F8EDE2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316B3E15" w14:textId="77777777" w:rsidR="001B676F" w:rsidRDefault="0094501B">
            <w:pPr>
              <w:spacing w:after="100" w:line="276" w:lineRule="auto"/>
            </w:pPr>
            <w:r>
              <w:rPr>
                <w:b/>
                <w:bCs/>
                <w:caps/>
                <w:color w:val="B2560D"/>
                <w:spacing w:val="24"/>
                <w:sz w:val="15"/>
                <w:szCs w:val="15"/>
              </w:rPr>
              <w:t>Alerts</w:t>
            </w:r>
          </w:p>
          <w:p w14:paraId="7A3987B6" w14:textId="0912CB48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B2560D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 xml:space="preserve">Tenor breach approaching — </w:t>
            </w:r>
            <w:r>
              <w:rPr>
                <w:b/>
                <w:bCs/>
                <w:color w:val="16232E"/>
                <w:sz w:val="18"/>
                <w:szCs w:val="18"/>
              </w:rPr>
              <w:t>T-15 days</w:t>
            </w:r>
            <w:ins w:id="24" w:author="Hemanth Holla" w:date="2026-08-25T21:53:00Z" w16du:dateUtc="2026-08-25T16:23:00Z">
              <w:r w:rsidR="00867868">
                <w:rPr>
                  <w:b/>
                  <w:bCs/>
                  <w:color w:val="16232E"/>
                  <w:sz w:val="18"/>
                  <w:szCs w:val="18"/>
                </w:rPr>
                <w:t xml:space="preserve"> </w:t>
              </w:r>
            </w:ins>
            <w:ins w:id="25" w:author="Hemanth Holla" w:date="2026-08-25T21:54:00Z" w16du:dateUtc="2026-08-25T16:24:00Z">
              <w:r w:rsidR="00867868">
                <w:rPr>
                  <w:b/>
                  <w:bCs/>
                  <w:color w:val="16232E"/>
                  <w:sz w:val="18"/>
                  <w:szCs w:val="18"/>
                </w:rPr>
                <w:t>–</w:t>
              </w:r>
            </w:ins>
            <w:ins w:id="26" w:author="Hemanth Holla" w:date="2026-08-25T21:53:00Z" w16du:dateUtc="2026-08-25T16:23:00Z">
              <w:r w:rsidR="00867868">
                <w:rPr>
                  <w:b/>
                  <w:bCs/>
                  <w:color w:val="16232E"/>
                  <w:sz w:val="18"/>
                  <w:szCs w:val="18"/>
                </w:rPr>
                <w:t xml:space="preserve"> </w:t>
              </w:r>
            </w:ins>
            <w:ins w:id="27" w:author="Hemanth Holla" w:date="2026-08-25T21:54:00Z" w16du:dateUtc="2026-08-25T16:24:00Z">
              <w:r w:rsidR="00867868">
                <w:rPr>
                  <w:b/>
                  <w:bCs/>
                  <w:color w:val="16232E"/>
                  <w:sz w:val="18"/>
                  <w:szCs w:val="18"/>
                </w:rPr>
                <w:t xml:space="preserve">Can we predict? </w:t>
              </w:r>
            </w:ins>
          </w:p>
          <w:p w14:paraId="0C185A64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B2560D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Utilisation crossing RAG threshold</w:t>
            </w:r>
          </w:p>
          <w:p w14:paraId="1D5058D1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B2560D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Deployment gap beyond tolerance — timing or leakage</w:t>
            </w:r>
          </w:p>
          <w:p w14:paraId="2E6BFD07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B2560D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 xml:space="preserve">Dealer blocked → notify vertical </w:t>
            </w:r>
            <w:r>
              <w:rPr>
                <w:b/>
                <w:bCs/>
                <w:color w:val="16232E"/>
                <w:sz w:val="18"/>
                <w:szCs w:val="18"/>
              </w:rPr>
              <w:t>with unit impact</w:t>
            </w:r>
          </w:p>
          <w:p w14:paraId="7FD6CABC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B2560D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Ageing over 90 days where a limit request is pending</w:t>
            </w:r>
          </w:p>
        </w:tc>
        <w:tc>
          <w:tcPr>
            <w:tcW w:w="4680" w:type="dxa"/>
            <w:shd w:val="clear" w:color="auto" w:fill="EDEAF4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6E2C7C4A" w14:textId="77777777" w:rsidR="001B676F" w:rsidRDefault="0094501B">
            <w:pPr>
              <w:spacing w:after="100" w:line="276" w:lineRule="auto"/>
            </w:pPr>
            <w:r>
              <w:rPr>
                <w:b/>
                <w:bCs/>
                <w:caps/>
                <w:color w:val="57468B"/>
                <w:spacing w:val="24"/>
                <w:sz w:val="15"/>
                <w:szCs w:val="15"/>
              </w:rPr>
              <w:t>Insights</w:t>
            </w:r>
          </w:p>
          <w:p w14:paraId="3BA91599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57468B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Deployment gap trend per dealer</w:t>
            </w:r>
          </w:p>
          <w:p w14:paraId="60AE6C04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57468B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Exposure concentration by financier</w:t>
            </w:r>
          </w:p>
          <w:p w14:paraId="1E72C2B3" w14:textId="3ED41851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57468B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Dealer</w:t>
            </w:r>
            <w:ins w:id="28" w:author="Hemanth Holla" w:date="2026-08-26T11:49:00Z" w16du:dateUtc="2026-08-26T06:19:00Z">
              <w:r w:rsidR="009755C9">
                <w:rPr>
                  <w:sz w:val="18"/>
                  <w:szCs w:val="18"/>
                </w:rPr>
                <w:t>watch list -</w:t>
              </w:r>
            </w:ins>
            <w:del w:id="29" w:author="Hemanth Holla" w:date="2026-08-26T11:49:00Z" w16du:dateUtc="2026-08-26T06:19:00Z">
              <w:r w:rsidDel="009755C9">
                <w:rPr>
                  <w:sz w:val="18"/>
                  <w:szCs w:val="18"/>
                </w:rPr>
                <w:delText>s</w:delText>
              </w:r>
            </w:del>
            <w:r>
              <w:rPr>
                <w:sz w:val="18"/>
                <w:szCs w:val="18"/>
              </w:rPr>
              <w:t xml:space="preserve"> repeatedly at the tenor edge</w:t>
            </w:r>
          </w:p>
          <w:p w14:paraId="0AD3CB4C" w14:textId="55017782" w:rsidR="001B676F" w:rsidRDefault="0094501B">
            <w:pPr>
              <w:spacing w:after="70" w:line="250" w:lineRule="auto"/>
              <w:ind w:left="230" w:hanging="230"/>
              <w:rPr>
                <w:ins w:id="30" w:author="Hemanth Holla" w:date="2026-08-25T21:58:00Z" w16du:dateUtc="2026-08-25T16:28:00Z"/>
                <w:sz w:val="18"/>
                <w:szCs w:val="18"/>
              </w:rPr>
            </w:pPr>
            <w:r>
              <w:rPr>
                <w:color w:val="57468B"/>
                <w:sz w:val="17"/>
                <w:szCs w:val="17"/>
              </w:rPr>
              <w:t xml:space="preserve">▪  </w:t>
            </w:r>
            <w:del w:id="31" w:author="Hemanth Holla" w:date="2026-08-26T11:49:00Z" w16du:dateUtc="2026-08-26T06:19:00Z">
              <w:r w:rsidDel="009755C9">
                <w:rPr>
                  <w:sz w:val="18"/>
                  <w:szCs w:val="18"/>
                </w:rPr>
                <w:delText>Watch list — named dealers with active gap or block</w:delText>
              </w:r>
            </w:del>
          </w:p>
          <w:p w14:paraId="33A4206C" w14:textId="5830E0D0" w:rsidR="00867868" w:rsidRDefault="00867868">
            <w:pPr>
              <w:spacing w:after="70" w:line="250" w:lineRule="auto"/>
              <w:ind w:left="230" w:hanging="230"/>
            </w:pPr>
            <w:ins w:id="32" w:author="Hemanth Holla" w:date="2026-08-25T21:58:00Z" w16du:dateUtc="2026-08-25T16:28:00Z">
              <w:r>
                <w:t>Insights on who is providing better GM by better mix</w:t>
              </w:r>
            </w:ins>
          </w:p>
        </w:tc>
      </w:tr>
    </w:tbl>
    <w:p w14:paraId="5C636494" w14:textId="77777777" w:rsidR="001B676F" w:rsidRDefault="001B676F">
      <w:pPr>
        <w:spacing w:line="276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676F" w14:paraId="7268321E" w14:textId="77777777">
        <w:tc>
          <w:tcPr>
            <w:tcW w:w="9360" w:type="dxa"/>
            <w:shd w:val="clear" w:color="auto" w:fill="E4F0EB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6C167C7F" w14:textId="77777777" w:rsidR="001B676F" w:rsidRDefault="0094501B">
            <w:pPr>
              <w:spacing w:after="100" w:line="276" w:lineRule="auto"/>
            </w:pPr>
            <w:r>
              <w:rPr>
                <w:b/>
                <w:bCs/>
                <w:caps/>
                <w:color w:val="1A6B51"/>
                <w:spacing w:val="24"/>
                <w:sz w:val="15"/>
                <w:szCs w:val="15"/>
              </w:rPr>
              <w:t>Actions</w:t>
            </w:r>
          </w:p>
          <w:p w14:paraId="35B30235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A6B5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Trigger a limit review directly from the alert</w:t>
            </w:r>
          </w:p>
          <w:p w14:paraId="2F687EA7" w14:textId="2619CF94" w:rsidR="001B676F" w:rsidDel="009755C9" w:rsidRDefault="0094501B">
            <w:pPr>
              <w:spacing w:after="70" w:line="250" w:lineRule="auto"/>
              <w:ind w:left="230" w:hanging="230"/>
              <w:rPr>
                <w:del w:id="33" w:author="Hemanth Holla" w:date="2026-08-26T11:49:00Z" w16du:dateUtc="2026-08-26T06:19:00Z"/>
              </w:rPr>
            </w:pPr>
            <w:r>
              <w:rPr>
                <w:color w:val="1A6B51"/>
                <w:sz w:val="17"/>
                <w:szCs w:val="17"/>
              </w:rPr>
              <w:t>▪</w:t>
            </w:r>
            <w:del w:id="34" w:author="Hemanth Holla" w:date="2026-08-26T11:49:00Z" w16du:dateUtc="2026-08-26T06:19:00Z">
              <w:r w:rsidDel="009755C9">
                <w:rPr>
                  <w:color w:val="1A6B51"/>
                  <w:sz w:val="17"/>
                  <w:szCs w:val="17"/>
                </w:rPr>
                <w:delText xml:space="preserve">  </w:delText>
              </w:r>
              <w:r w:rsidDel="009755C9">
                <w:rPr>
                  <w:sz w:val="18"/>
                  <w:szCs w:val="18"/>
                </w:rPr>
                <w:delText>Notify the vertical owner with quantified unit impact</w:delText>
              </w:r>
            </w:del>
          </w:p>
          <w:p w14:paraId="56CF8683" w14:textId="16DA47C9" w:rsidR="001B676F" w:rsidRDefault="0094501B" w:rsidP="009755C9">
            <w:pPr>
              <w:spacing w:after="70" w:line="250" w:lineRule="auto"/>
              <w:ind w:left="230" w:hanging="230"/>
            </w:pPr>
            <w:del w:id="35" w:author="Hemanth Holla" w:date="2026-08-26T11:49:00Z" w16du:dateUtc="2026-08-26T06:19:00Z">
              <w:r w:rsidDel="009755C9">
                <w:rPr>
                  <w:color w:val="1A6B51"/>
                  <w:sz w:val="17"/>
                  <w:szCs w:val="17"/>
                </w:rPr>
                <w:delText xml:space="preserve">▪  </w:delText>
              </w:r>
              <w:r w:rsidDel="009755C9">
                <w:rPr>
                  <w:sz w:val="18"/>
                  <w:szCs w:val="18"/>
                </w:rPr>
                <w:delText>Select drawdown bank where multiple facilities exist</w:delText>
              </w:r>
            </w:del>
          </w:p>
        </w:tc>
      </w:tr>
    </w:tbl>
    <w:p w14:paraId="2257A3A2" w14:textId="77777777" w:rsidR="001B676F" w:rsidRDefault="001B676F">
      <w:pPr>
        <w:spacing w:line="276" w:lineRule="auto"/>
      </w:pPr>
    </w:p>
    <w:tbl>
      <w:tblPr>
        <w:tblW w:w="9360" w:type="dxa"/>
        <w:tblBorders>
          <w:top w:val="none" w:sz="0" w:space="0" w:color="FFFFFF"/>
          <w:left w:val="single" w:sz="12" w:space="0" w:color="1F5673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676F" w14:paraId="3ED81203" w14:textId="77777777">
        <w:tc>
          <w:tcPr>
            <w:tcW w:w="9360" w:type="dxa"/>
            <w:tcMar>
              <w:top w:w="110" w:type="dxa"/>
              <w:left w:w="170" w:type="dxa"/>
              <w:bottom w:w="110" w:type="dxa"/>
              <w:right w:w="160" w:type="dxa"/>
            </w:tcMar>
          </w:tcPr>
          <w:p w14:paraId="172D45B6" w14:textId="77777777" w:rsidR="001B676F" w:rsidRDefault="0094501B">
            <w:pPr>
              <w:spacing w:line="276" w:lineRule="auto"/>
            </w:pPr>
            <w:r>
              <w:rPr>
                <w:b/>
                <w:bCs/>
                <w:color w:val="1F5673"/>
                <w:sz w:val="19"/>
                <w:szCs w:val="19"/>
              </w:rPr>
              <w:t>Replaces</w:t>
            </w:r>
            <w:r>
              <w:rPr>
                <w:sz w:val="19"/>
                <w:szCs w:val="19"/>
              </w:rPr>
              <w:t xml:space="preserve"> — per-bank email compilation and the 27th–28th spreadsheet. Delivers a single cross-vertical exposure view per dealer.</w:t>
            </w:r>
          </w:p>
        </w:tc>
      </w:tr>
    </w:tbl>
    <w:p w14:paraId="0237CE17" w14:textId="77777777" w:rsidR="001B676F" w:rsidRDefault="0094501B">
      <w:r>
        <w:br w:type="page"/>
      </w:r>
    </w:p>
    <w:tbl>
      <w:tblPr>
        <w:tblW w:w="9360" w:type="dxa"/>
        <w:tblBorders>
          <w:top w:val="single" w:sz="2" w:space="0" w:color="D2D9DD"/>
          <w:left w:val="single" w:sz="24" w:space="0" w:color="1A6B51"/>
          <w:bottom w:val="single" w:sz="2" w:space="0" w:color="D2D9DD"/>
          <w:right w:val="single" w:sz="2" w:space="0" w:color="D2D9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676F" w14:paraId="4FF9BCAF" w14:textId="77777777">
        <w:tc>
          <w:tcPr>
            <w:tcW w:w="9360" w:type="dx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31EA0965" w14:textId="77777777" w:rsidR="001B676F" w:rsidRDefault="0094501B">
            <w:pPr>
              <w:spacing w:after="70" w:line="276" w:lineRule="auto"/>
            </w:pPr>
            <w:r>
              <w:rPr>
                <w:b/>
                <w:bCs/>
                <w:caps/>
                <w:color w:val="1A6B51"/>
                <w:spacing w:val="24"/>
                <w:sz w:val="15"/>
                <w:szCs w:val="15"/>
              </w:rPr>
              <w:t>M2 · Credit Decision</w:t>
            </w:r>
          </w:p>
          <w:p w14:paraId="7A7734A4" w14:textId="77777777" w:rsidR="001B676F" w:rsidRDefault="0094501B">
            <w:pPr>
              <w:spacing w:after="80" w:line="276" w:lineRule="auto"/>
            </w:pPr>
            <w:r>
              <w:rPr>
                <w:b/>
                <w:bCs/>
                <w:color w:val="16232E"/>
                <w:sz w:val="28"/>
                <w:szCs w:val="28"/>
              </w:rPr>
              <w:t>Credit Decision Intelligence</w:t>
            </w:r>
          </w:p>
          <w:p w14:paraId="4A2B7D53" w14:textId="77777777" w:rsidR="001B676F" w:rsidRDefault="0094501B">
            <w:pPr>
              <w:spacing w:after="70" w:line="276" w:lineRule="auto"/>
            </w:pPr>
            <w:r>
              <w:rPr>
                <w:i/>
                <w:iCs/>
                <w:sz w:val="22"/>
                <w:szCs w:val="22"/>
              </w:rPr>
              <w:t>How much limit should this dealer get, and can I defend it?</w:t>
            </w:r>
          </w:p>
          <w:p w14:paraId="0173BBD6" w14:textId="77777777" w:rsidR="001B676F" w:rsidRDefault="0094501B">
            <w:pPr>
              <w:spacing w:line="276" w:lineRule="auto"/>
            </w:pPr>
            <w:r>
              <w:rPr>
                <w:color w:val="6B7C87"/>
                <w:sz w:val="16"/>
                <w:szCs w:val="16"/>
              </w:rPr>
              <w:t>Owner: Commercial &amp; Credit   |   Refresh: on request, with live consumption</w:t>
            </w:r>
          </w:p>
        </w:tc>
      </w:tr>
    </w:tbl>
    <w:p w14:paraId="3AC86B67" w14:textId="77777777" w:rsidR="001B676F" w:rsidRDefault="001B676F">
      <w:pPr>
        <w:spacing w:line="276" w:lineRule="auto"/>
      </w:pPr>
    </w:p>
    <w:tbl>
      <w:tblPr>
        <w:tblW w:w="9360" w:type="dxa"/>
        <w:tblBorders>
          <w:top w:val="none" w:sz="0" w:space="0" w:color="FFFFFF"/>
          <w:left w:val="single" w:sz="12" w:space="0" w:color="8B98A1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676F" w14:paraId="7D1E9903" w14:textId="77777777">
        <w:tc>
          <w:tcPr>
            <w:tcW w:w="9360" w:type="dxa"/>
            <w:shd w:val="clear" w:color="auto" w:fill="F1F4F5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35CD2DF4" w14:textId="77777777" w:rsidR="001B676F" w:rsidRDefault="0094501B">
            <w:pPr>
              <w:spacing w:after="100" w:line="276" w:lineRule="auto"/>
            </w:pPr>
            <w:r>
              <w:rPr>
                <w:b/>
                <w:bCs/>
                <w:caps/>
                <w:color w:val="6B7C87"/>
                <w:spacing w:val="24"/>
                <w:sz w:val="15"/>
                <w:szCs w:val="15"/>
              </w:rPr>
              <w:t>Pain points today</w:t>
            </w:r>
          </w:p>
          <w:p w14:paraId="1B68B3D2" w14:textId="77777777" w:rsidR="001B676F" w:rsidRDefault="0094501B">
            <w:pPr>
              <w:spacing w:after="80" w:line="250" w:lineRule="auto"/>
              <w:ind w:left="230" w:hanging="230"/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No formula or defensible logic for setting a limit — the number is judgement alone</w:t>
            </w:r>
          </w:p>
          <w:p w14:paraId="1AC75263" w14:textId="77777777" w:rsidR="001B676F" w:rsidRDefault="0094501B">
            <w:pPr>
              <w:spacing w:after="80" w:line="250" w:lineRule="auto"/>
              <w:ind w:left="230" w:hanging="230"/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r>
              <w:rPr>
                <w:b/>
                <w:bCs/>
                <w:color w:val="16232E"/>
                <w:sz w:val="18"/>
                <w:szCs w:val="18"/>
              </w:rPr>
              <w:t>Dealer payment behaviour is captured nowhere</w:t>
            </w:r>
            <w:r>
              <w:rPr>
                <w:sz w:val="18"/>
                <w:szCs w:val="18"/>
              </w:rPr>
              <w:t>, so risk cannot be evidenced</w:t>
            </w:r>
          </w:p>
          <w:p w14:paraId="6BB0644C" w14:textId="77777777" w:rsidR="001B676F" w:rsidRDefault="0094501B">
            <w:pPr>
              <w:spacing w:after="80" w:line="250" w:lineRule="auto"/>
              <w:ind w:left="230" w:hanging="230"/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Decided vs loaded vs consumed is not monitorable; portfolio aggregates do not reconcile</w:t>
            </w:r>
          </w:p>
          <w:p w14:paraId="6904AA9F" w14:textId="68AFF40A" w:rsidR="001B676F" w:rsidRDefault="0094501B">
            <w:pPr>
              <w:spacing w:after="80" w:line="250" w:lineRule="auto"/>
              <w:ind w:left="230" w:hanging="230"/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del w:id="36" w:author="Hemanth Holla" w:date="2026-08-25T21:08:00Z" w16du:dateUtc="2026-08-25T15:38:00Z">
              <w:r w:rsidDel="000D7BAC">
                <w:rPr>
                  <w:sz w:val="18"/>
                  <w:szCs w:val="18"/>
                </w:rPr>
                <w:delText xml:space="preserve">Limit reallocation is treated as copy-paste, with </w:delText>
              </w:r>
              <w:r w:rsidDel="000D7BAC">
                <w:rPr>
                  <w:b/>
                  <w:bCs/>
                  <w:color w:val="16232E"/>
                  <w:sz w:val="18"/>
                  <w:szCs w:val="18"/>
                </w:rPr>
                <w:delText>no reversal at source</w:delText>
              </w:r>
            </w:del>
          </w:p>
          <w:p w14:paraId="73128F11" w14:textId="1044D351" w:rsidR="001B676F" w:rsidRDefault="0094501B">
            <w:pPr>
              <w:spacing w:after="80" w:line="250" w:lineRule="auto"/>
              <w:ind w:left="230" w:hanging="230"/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ins w:id="37" w:author="Hemanth Holla" w:date="2026-08-26T12:30:00Z" w16du:dateUtc="2026-08-26T07:00:00Z">
              <w:r w:rsidR="0007623F">
                <w:rPr>
                  <w:color w:val="8B98A1"/>
                  <w:sz w:val="17"/>
                  <w:szCs w:val="17"/>
                </w:rPr>
                <w:t xml:space="preserve">All are </w:t>
              </w:r>
            </w:ins>
            <w:del w:id="38" w:author="Hemanth Holla" w:date="2026-08-26T12:30:00Z" w16du:dateUtc="2026-08-26T07:00:00Z">
              <w:r w:rsidDel="0007623F">
                <w:rPr>
                  <w:sz w:val="18"/>
                  <w:szCs w:val="18"/>
                </w:rPr>
                <w:delText xml:space="preserve">Unsecured </w:delText>
              </w:r>
            </w:del>
            <w:ins w:id="39" w:author="Hemanth Holla" w:date="2026-08-26T12:30:00Z" w16du:dateUtc="2026-08-26T07:00:00Z">
              <w:r w:rsidR="0007623F">
                <w:rPr>
                  <w:sz w:val="18"/>
                  <w:szCs w:val="18"/>
                </w:rPr>
                <w:t xml:space="preserve">unsecured </w:t>
              </w:r>
            </w:ins>
            <w:r>
              <w:rPr>
                <w:sz w:val="18"/>
                <w:szCs w:val="18"/>
              </w:rPr>
              <w:t>overrides are neither logged nor aggregated</w:t>
            </w:r>
            <w:ins w:id="40" w:author="Hemanth Holla" w:date="2026-08-25T21:52:00Z" w16du:dateUtc="2026-08-25T16:22:00Z">
              <w:r w:rsidR="00867868">
                <w:rPr>
                  <w:sz w:val="18"/>
                  <w:szCs w:val="18"/>
                </w:rPr>
                <w:t>.</w:t>
              </w:r>
            </w:ins>
            <w:ins w:id="41" w:author="Hemanth Holla" w:date="2026-08-26T11:46:00Z" w16du:dateUtc="2026-08-26T06:16:00Z">
              <w:r w:rsidR="00C86CBB">
                <w:rPr>
                  <w:sz w:val="18"/>
                  <w:szCs w:val="18"/>
                </w:rPr>
                <w:t xml:space="preserve"> </w:t>
              </w:r>
            </w:ins>
            <w:ins w:id="42" w:author="Hemanth Holla" w:date="2026-08-25T21:52:00Z" w16du:dateUtc="2026-08-25T16:22:00Z">
              <w:r w:rsidR="00867868">
                <w:rPr>
                  <w:sz w:val="18"/>
                  <w:szCs w:val="18"/>
                </w:rPr>
                <w:t xml:space="preserve"> there </w:t>
              </w:r>
            </w:ins>
            <w:ins w:id="43" w:author="Hemanth Holla" w:date="2026-08-26T12:30:00Z" w16du:dateUtc="2026-08-26T07:00:00Z">
              <w:r w:rsidR="0007623F">
                <w:rPr>
                  <w:sz w:val="18"/>
                  <w:szCs w:val="18"/>
                </w:rPr>
                <w:t xml:space="preserve">is </w:t>
              </w:r>
            </w:ins>
            <w:ins w:id="44" w:author="Hemanth Holla" w:date="2026-08-25T21:52:00Z" w16du:dateUtc="2026-08-25T16:22:00Z">
              <w:r w:rsidR="00867868">
                <w:rPr>
                  <w:sz w:val="18"/>
                  <w:szCs w:val="18"/>
                </w:rPr>
                <w:t xml:space="preserve">a </w:t>
              </w:r>
            </w:ins>
            <w:ins w:id="45" w:author="Hemanth Holla" w:date="2026-08-26T12:30:00Z" w16du:dateUtc="2026-08-26T07:00:00Z">
              <w:r w:rsidR="0007623F">
                <w:rPr>
                  <w:sz w:val="18"/>
                  <w:szCs w:val="18"/>
                </w:rPr>
                <w:t xml:space="preserve">no </w:t>
              </w:r>
            </w:ins>
            <w:ins w:id="46" w:author="Hemanth Holla" w:date="2026-08-25T21:52:00Z" w16du:dateUtc="2026-08-25T16:22:00Z">
              <w:r w:rsidR="00867868">
                <w:rPr>
                  <w:sz w:val="18"/>
                  <w:szCs w:val="18"/>
                </w:rPr>
                <w:t xml:space="preserve">collateral </w:t>
              </w:r>
            </w:ins>
            <w:ins w:id="47" w:author="Hemanth Holla" w:date="2026-08-26T11:37:00Z" w16du:dateUtc="2026-08-26T06:07:00Z">
              <w:r w:rsidR="00C86CBB">
                <w:rPr>
                  <w:sz w:val="18"/>
                  <w:szCs w:val="18"/>
                </w:rPr>
                <w:t>available</w:t>
              </w:r>
            </w:ins>
            <w:ins w:id="48" w:author="Hemanth Holla" w:date="2026-08-26T12:30:00Z" w16du:dateUtc="2026-08-26T07:00:00Z">
              <w:r w:rsidR="0007623F">
                <w:rPr>
                  <w:sz w:val="18"/>
                  <w:szCs w:val="18"/>
                </w:rPr>
                <w:t>.</w:t>
              </w:r>
            </w:ins>
            <w:ins w:id="49" w:author="Hemanth Holla" w:date="2026-08-25T21:52:00Z" w16du:dateUtc="2026-08-25T16:22:00Z">
              <w:r w:rsidR="00867868">
                <w:rPr>
                  <w:sz w:val="18"/>
                  <w:szCs w:val="18"/>
                </w:rPr>
                <w:t xml:space="preserve"> Dealer faltered? D</w:t>
              </w:r>
            </w:ins>
            <w:ins w:id="50" w:author="Hemanth Holla" w:date="2026-08-25T21:53:00Z" w16du:dateUtc="2026-08-25T16:23:00Z">
              <w:r w:rsidR="00867868">
                <w:rPr>
                  <w:sz w:val="18"/>
                  <w:szCs w:val="18"/>
                </w:rPr>
                <w:t xml:space="preserve">ata Analytics - - use to not issue the credit? </w:t>
              </w:r>
            </w:ins>
          </w:p>
          <w:p w14:paraId="61C94296" w14:textId="77777777" w:rsidR="001B676F" w:rsidRDefault="0094501B">
            <w:pPr>
              <w:spacing w:line="250" w:lineRule="auto"/>
              <w:ind w:left="230" w:hanging="230"/>
              <w:rPr>
                <w:ins w:id="51" w:author="Hemanth Holla" w:date="2026-08-26T12:29:00Z" w16du:dateUtc="2026-08-26T06:59:00Z"/>
                <w:sz w:val="18"/>
                <w:szCs w:val="18"/>
              </w:rPr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Sales pressure on exceptions arrives with no data available to answer it</w:t>
            </w:r>
          </w:p>
          <w:p w14:paraId="2A07824D" w14:textId="048921F8" w:rsidR="0007623F" w:rsidRDefault="0007623F">
            <w:pPr>
              <w:pStyle w:val="ListParagraph"/>
              <w:numPr>
                <w:ilvl w:val="0"/>
                <w:numId w:val="2"/>
              </w:numPr>
              <w:spacing w:line="250" w:lineRule="auto"/>
              <w:ind w:left="230" w:hanging="230"/>
              <w:pPrChange w:id="52" w:author="Hemanth Holla" w:date="2026-08-26T12:29:00Z" w16du:dateUtc="2026-08-26T06:59:00Z">
                <w:pPr>
                  <w:spacing w:line="250" w:lineRule="auto"/>
                  <w:ind w:left="230" w:hanging="230"/>
                </w:pPr>
              </w:pPrChange>
            </w:pPr>
            <w:ins w:id="53" w:author="Hemanth Holla" w:date="2026-08-26T12:30:00Z" w16du:dateUtc="2026-08-26T07:00:00Z">
              <w:r>
                <w:rPr>
                  <w:color w:val="8B98A1"/>
                  <w:sz w:val="17"/>
                  <w:szCs w:val="17"/>
                </w:rPr>
                <w:t xml:space="preserve">There is no mechanism to monitor the performance against the credit limit. </w:t>
              </w:r>
            </w:ins>
          </w:p>
        </w:tc>
      </w:tr>
    </w:tbl>
    <w:p w14:paraId="19E10E84" w14:textId="77777777" w:rsidR="001B676F" w:rsidRDefault="001B676F">
      <w:pPr>
        <w:spacing w:line="276" w:lineRule="auto"/>
      </w:pPr>
    </w:p>
    <w:p w14:paraId="69F68C55" w14:textId="77777777" w:rsidR="001B676F" w:rsidRDefault="0094501B">
      <w:pPr>
        <w:keepNext/>
        <w:spacing w:after="80" w:line="276" w:lineRule="auto"/>
      </w:pPr>
      <w:r>
        <w:rPr>
          <w:b/>
          <w:bCs/>
          <w:caps/>
          <w:color w:val="1F5673"/>
          <w:spacing w:val="24"/>
          <w:sz w:val="16"/>
          <w:szCs w:val="16"/>
        </w:rPr>
        <w:t>Key performance indicators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B676F" w14:paraId="06E11EA9" w14:textId="77777777">
        <w:tc>
          <w:tcPr>
            <w:tcW w:w="4680" w:type="dxa"/>
            <w:shd w:val="clear" w:color="auto" w:fill="E8EFF3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3272836E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Decided vs loaded vs consumed vs free limit</w:t>
            </w:r>
          </w:p>
          <w:p w14:paraId="6E28D1AC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Limit requested vs granted</w:t>
            </w:r>
          </w:p>
          <w:p w14:paraId="2F00B4F6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Payment behaviour — committed vs actual days to pay</w:t>
            </w:r>
          </w:p>
        </w:tc>
        <w:tc>
          <w:tcPr>
            <w:tcW w:w="4680" w:type="dxa"/>
            <w:shd w:val="clear" w:color="auto" w:fill="E8EFF3"/>
            <w:tcMar>
              <w:top w:w="110" w:type="dxa"/>
              <w:left w:w="140" w:type="dxa"/>
              <w:bottom w:w="110" w:type="dxa"/>
              <w:right w:w="160" w:type="dxa"/>
            </w:tcMar>
          </w:tcPr>
          <w:p w14:paraId="492B1669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Unsecured overrides — count and value</w:t>
            </w:r>
          </w:p>
          <w:p w14:paraId="15079A35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Utilisation against granted limit</w:t>
            </w:r>
          </w:p>
          <w:p w14:paraId="5FB3917C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Credit decision turnaround time</w:t>
            </w:r>
          </w:p>
        </w:tc>
      </w:tr>
    </w:tbl>
    <w:p w14:paraId="0562005B" w14:textId="77777777" w:rsidR="001B676F" w:rsidRDefault="001B676F">
      <w:pPr>
        <w:spacing w:line="276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B676F" w14:paraId="4593033A" w14:textId="77777777">
        <w:tc>
          <w:tcPr>
            <w:tcW w:w="4680" w:type="dxa"/>
            <w:shd w:val="clear" w:color="auto" w:fill="F8EDE2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1BB45710" w14:textId="77777777" w:rsidR="001B676F" w:rsidRDefault="0094501B">
            <w:pPr>
              <w:spacing w:after="100" w:line="276" w:lineRule="auto"/>
            </w:pPr>
            <w:r>
              <w:rPr>
                <w:b/>
                <w:bCs/>
                <w:caps/>
                <w:color w:val="B2560D"/>
                <w:spacing w:val="24"/>
                <w:sz w:val="15"/>
                <w:szCs w:val="15"/>
              </w:rPr>
              <w:t>Alerts</w:t>
            </w:r>
          </w:p>
          <w:p w14:paraId="707CB689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B2560D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Limit request pending beyond SLA</w:t>
            </w:r>
          </w:p>
          <w:p w14:paraId="7B7388AC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B2560D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Granted limit nearing exhaustion</w:t>
            </w:r>
          </w:p>
          <w:p w14:paraId="1A4F25B3" w14:textId="7EA7783F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B2560D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Overrides breaching threshold within a period</w:t>
            </w:r>
            <w:ins w:id="54" w:author="Hemanth Holla" w:date="2026-08-25T21:59:00Z" w16du:dateUtc="2026-08-25T16:29:00Z">
              <w:r w:rsidR="00867868">
                <w:rPr>
                  <w:sz w:val="18"/>
                  <w:szCs w:val="18"/>
                </w:rPr>
                <w:t xml:space="preserve">.. Highlighting to the executives. </w:t>
              </w:r>
            </w:ins>
          </w:p>
          <w:p w14:paraId="6965F733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B2560D"/>
                <w:sz w:val="17"/>
                <w:szCs w:val="17"/>
              </w:rPr>
              <w:t xml:space="preserve">▪  </w:t>
            </w:r>
            <w:r>
              <w:rPr>
                <w:b/>
                <w:bCs/>
                <w:color w:val="16232E"/>
                <w:sz w:val="18"/>
                <w:szCs w:val="18"/>
              </w:rPr>
              <w:t>Limit transfer executed without source reversal</w:t>
            </w:r>
          </w:p>
          <w:p w14:paraId="07C9620E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B2560D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Dealer entering red behaviour category</w:t>
            </w:r>
          </w:p>
        </w:tc>
        <w:tc>
          <w:tcPr>
            <w:tcW w:w="4680" w:type="dxa"/>
            <w:shd w:val="clear" w:color="auto" w:fill="EDEAF4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53C37698" w14:textId="77777777" w:rsidR="001B676F" w:rsidRDefault="0094501B">
            <w:pPr>
              <w:spacing w:after="100" w:line="276" w:lineRule="auto"/>
            </w:pPr>
            <w:r>
              <w:rPr>
                <w:b/>
                <w:bCs/>
                <w:caps/>
                <w:color w:val="57468B"/>
                <w:spacing w:val="24"/>
                <w:sz w:val="15"/>
                <w:szCs w:val="15"/>
              </w:rPr>
              <w:t>Insights</w:t>
            </w:r>
          </w:p>
          <w:p w14:paraId="0CA99850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57468B"/>
                <w:sz w:val="17"/>
                <w:szCs w:val="17"/>
              </w:rPr>
              <w:t xml:space="preserve">▪  </w:t>
            </w:r>
            <w:r>
              <w:rPr>
                <w:b/>
                <w:bCs/>
                <w:color w:val="16232E"/>
                <w:sz w:val="18"/>
                <w:szCs w:val="18"/>
              </w:rPr>
              <w:t>Dealer report card</w:t>
            </w:r>
            <w:r>
              <w:rPr>
                <w:sz w:val="18"/>
                <w:szCs w:val="18"/>
              </w:rPr>
              <w:t xml:space="preserve"> — behaviour, historical limit vs actual billing, ageing, override history</w:t>
            </w:r>
          </w:p>
          <w:p w14:paraId="6144E889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57468B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Dealers consistently granted more than they consume</w:t>
            </w:r>
          </w:p>
          <w:p w14:paraId="6223CEA9" w14:textId="77777777" w:rsidR="001B676F" w:rsidRDefault="0094501B">
            <w:pPr>
              <w:spacing w:after="70" w:line="250" w:lineRule="auto"/>
              <w:ind w:left="230" w:hanging="230"/>
              <w:rPr>
                <w:ins w:id="55" w:author="Hemanth Holla" w:date="2026-08-26T12:38:00Z" w16du:dateUtc="2026-08-26T07:08:00Z"/>
                <w:sz w:val="18"/>
                <w:szCs w:val="18"/>
              </w:rPr>
            </w:pPr>
            <w:r>
              <w:rPr>
                <w:color w:val="57468B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Risk categorisation with contributing factors</w:t>
            </w:r>
          </w:p>
          <w:p w14:paraId="2B99C7CE" w14:textId="55C759A2" w:rsidR="0007623F" w:rsidRDefault="0007623F">
            <w:pPr>
              <w:spacing w:after="70" w:line="250" w:lineRule="auto"/>
              <w:ind w:left="230" w:hanging="230"/>
            </w:pPr>
            <w:ins w:id="56" w:author="Hemanth Holla" w:date="2026-08-26T12:38:00Z" w16du:dateUtc="2026-08-26T07:08:00Z">
              <w:r>
                <w:rPr>
                  <w:color w:val="57468B"/>
                  <w:sz w:val="17"/>
                  <w:szCs w:val="17"/>
                </w:rPr>
                <w:t xml:space="preserve">Interest Vs CD.. </w:t>
              </w:r>
            </w:ins>
          </w:p>
        </w:tc>
      </w:tr>
    </w:tbl>
    <w:p w14:paraId="33EF964C" w14:textId="77777777" w:rsidR="001B676F" w:rsidRDefault="001B676F">
      <w:pPr>
        <w:spacing w:line="276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676F" w14:paraId="3643D022" w14:textId="77777777">
        <w:tc>
          <w:tcPr>
            <w:tcW w:w="9360" w:type="dxa"/>
            <w:shd w:val="clear" w:color="auto" w:fill="E4F0EB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0965AD5E" w14:textId="77777777" w:rsidR="001B676F" w:rsidRDefault="0094501B">
            <w:pPr>
              <w:spacing w:after="100" w:line="276" w:lineRule="auto"/>
            </w:pPr>
            <w:r>
              <w:rPr>
                <w:b/>
                <w:bCs/>
                <w:caps/>
                <w:color w:val="1A6B51"/>
                <w:spacing w:val="24"/>
                <w:sz w:val="15"/>
                <w:szCs w:val="15"/>
              </w:rPr>
              <w:t>Actions</w:t>
            </w:r>
          </w:p>
          <w:p w14:paraId="1CB894C4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A6B51"/>
                <w:sz w:val="17"/>
                <w:szCs w:val="17"/>
              </w:rPr>
              <w:t xml:space="preserve">▪  </w:t>
            </w:r>
            <w:r>
              <w:rPr>
                <w:b/>
                <w:bCs/>
                <w:color w:val="16232E"/>
                <w:sz w:val="18"/>
                <w:szCs w:val="18"/>
              </w:rPr>
              <w:t>Simulate</w:t>
            </w:r>
            <w:r>
              <w:rPr>
                <w:sz w:val="18"/>
                <w:szCs w:val="18"/>
              </w:rPr>
              <w:t xml:space="preserve"> a proposed limit against exposure, ageing and behaviour before approving</w:t>
            </w:r>
          </w:p>
          <w:p w14:paraId="702FDDB8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A6B5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Issue a recommendation with a mandatory reason string</w:t>
            </w:r>
          </w:p>
          <w:p w14:paraId="7759D6B9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A6B5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Reallocate limit as a true move, with reversal enforced at source</w:t>
            </w:r>
          </w:p>
          <w:p w14:paraId="4C8F7337" w14:textId="34A87E6D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A6B51"/>
                <w:sz w:val="17"/>
                <w:szCs w:val="17"/>
              </w:rPr>
              <w:t xml:space="preserve">▪  </w:t>
            </w:r>
            <w:del w:id="57" w:author="Hemanth Holla" w:date="2026-08-26T11:50:00Z" w16du:dateUtc="2026-08-26T06:20:00Z">
              <w:r w:rsidDel="009755C9">
                <w:rPr>
                  <w:sz w:val="18"/>
                  <w:szCs w:val="18"/>
                </w:rPr>
                <w:delText>Raise, justify and log an override in-flow</w:delText>
              </w:r>
            </w:del>
          </w:p>
        </w:tc>
      </w:tr>
    </w:tbl>
    <w:p w14:paraId="6294894F" w14:textId="77777777" w:rsidR="001B676F" w:rsidRDefault="001B676F">
      <w:pPr>
        <w:spacing w:line="276" w:lineRule="auto"/>
      </w:pPr>
    </w:p>
    <w:tbl>
      <w:tblPr>
        <w:tblW w:w="9360" w:type="dxa"/>
        <w:tblBorders>
          <w:top w:val="none" w:sz="0" w:space="0" w:color="FFFFFF"/>
          <w:left w:val="single" w:sz="12" w:space="0" w:color="B2560D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676F" w14:paraId="643D3DF5" w14:textId="77777777">
        <w:tc>
          <w:tcPr>
            <w:tcW w:w="9360" w:type="dxa"/>
            <w:tcMar>
              <w:top w:w="110" w:type="dxa"/>
              <w:left w:w="170" w:type="dxa"/>
              <w:bottom w:w="110" w:type="dxa"/>
              <w:right w:w="160" w:type="dxa"/>
            </w:tcMar>
          </w:tcPr>
          <w:p w14:paraId="7764772F" w14:textId="77777777" w:rsidR="001B676F" w:rsidRDefault="0094501B">
            <w:pPr>
              <w:spacing w:line="276" w:lineRule="auto"/>
            </w:pPr>
            <w:r>
              <w:rPr>
                <w:b/>
                <w:bCs/>
                <w:color w:val="B2560D"/>
                <w:sz w:val="19"/>
                <w:szCs w:val="19"/>
              </w:rPr>
              <w:t>New measurement</w:t>
            </w:r>
            <w:r>
              <w:rPr>
                <w:sz w:val="19"/>
                <w:szCs w:val="19"/>
              </w:rPr>
              <w:t xml:space="preserve"> — payment behaviour exists in no system today. It must be constructed from email commitments and payment records, and everything defensible about the recommendation rests on it.</w:t>
            </w:r>
          </w:p>
        </w:tc>
      </w:tr>
    </w:tbl>
    <w:p w14:paraId="4F5EE4AD" w14:textId="77777777" w:rsidR="000D7BAC" w:rsidRDefault="000D7BAC">
      <w:pPr>
        <w:rPr>
          <w:ins w:id="58" w:author="Hemanth Holla" w:date="2026-08-25T21:15:00Z" w16du:dateUtc="2026-08-25T15:45:00Z"/>
        </w:rPr>
      </w:pPr>
    </w:p>
    <w:p w14:paraId="447751FB" w14:textId="77777777" w:rsidR="000D7BAC" w:rsidRDefault="000D7BAC">
      <w:pPr>
        <w:rPr>
          <w:ins w:id="59" w:author="Hemanth Holla" w:date="2026-08-25T21:15:00Z" w16du:dateUtc="2026-08-25T15:45:00Z"/>
        </w:rPr>
      </w:pPr>
    </w:p>
    <w:p w14:paraId="789E2AA9" w14:textId="47127715" w:rsidR="000D7BAC" w:rsidRDefault="000D7BAC">
      <w:pPr>
        <w:rPr>
          <w:ins w:id="60" w:author="Hemanth Holla" w:date="2026-08-25T21:15:00Z" w16du:dateUtc="2026-08-25T15:45:00Z"/>
        </w:rPr>
      </w:pPr>
      <w:ins w:id="61" w:author="Hemanth Holla" w:date="2026-08-25T21:15:00Z" w16du:dateUtc="2026-08-25T15:45:00Z">
        <w:r>
          <w:br w:type="page"/>
        </w:r>
      </w:ins>
    </w:p>
    <w:p w14:paraId="2A6F3141" w14:textId="77777777" w:rsidR="000D7BAC" w:rsidRDefault="000D7BAC"/>
    <w:p w14:paraId="5C7F8405" w14:textId="77777777" w:rsidR="000D7BAC" w:rsidRDefault="000D7BAC"/>
    <w:tbl>
      <w:tblPr>
        <w:tblW w:w="9360" w:type="dxa"/>
        <w:tblBorders>
          <w:top w:val="single" w:sz="2" w:space="0" w:color="D2D9DD"/>
          <w:left w:val="single" w:sz="24" w:space="0" w:color="16232E"/>
          <w:bottom w:val="single" w:sz="2" w:space="0" w:color="D2D9DD"/>
          <w:right w:val="single" w:sz="2" w:space="0" w:color="D2D9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7BAC" w14:paraId="43CA24F5" w14:textId="77777777" w:rsidTr="00A02B20">
        <w:tc>
          <w:tcPr>
            <w:tcW w:w="9360" w:type="dx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7435C7FE" w14:textId="77777777" w:rsidR="000D7BAC" w:rsidRDefault="000D7BAC" w:rsidP="00A02B20">
            <w:pPr>
              <w:spacing w:after="70" w:line="276" w:lineRule="auto"/>
            </w:pPr>
            <w:r>
              <w:rPr>
                <w:b/>
                <w:bCs/>
                <w:caps/>
                <w:color w:val="16232E"/>
                <w:spacing w:val="24"/>
                <w:sz w:val="15"/>
                <w:szCs w:val="15"/>
              </w:rPr>
              <w:t>M5 · Supply &amp; Demand</w:t>
            </w:r>
          </w:p>
          <w:p w14:paraId="4E465DB9" w14:textId="77777777" w:rsidR="000D7BAC" w:rsidRDefault="000D7BAC" w:rsidP="00A02B20">
            <w:pPr>
              <w:spacing w:after="80" w:line="276" w:lineRule="auto"/>
            </w:pPr>
            <w:r>
              <w:rPr>
                <w:b/>
                <w:bCs/>
                <w:color w:val="16232E"/>
                <w:sz w:val="28"/>
                <w:szCs w:val="28"/>
              </w:rPr>
              <w:t>Supply &amp; Demand Execution</w:t>
            </w:r>
          </w:p>
          <w:p w14:paraId="7C86652F" w14:textId="77777777" w:rsidR="000D7BAC" w:rsidRDefault="000D7BAC" w:rsidP="00A02B20">
            <w:pPr>
              <w:spacing w:after="70" w:line="276" w:lineRule="auto"/>
            </w:pPr>
            <w:r>
              <w:rPr>
                <w:i/>
                <w:iCs/>
                <w:sz w:val="22"/>
                <w:szCs w:val="22"/>
              </w:rPr>
              <w:t>Am I building and placing the right vehicles, in the right place, at the right time?</w:t>
            </w:r>
          </w:p>
          <w:p w14:paraId="4AE4BA41" w14:textId="77777777" w:rsidR="000D7BAC" w:rsidRDefault="000D7BAC" w:rsidP="00A02B20">
            <w:pPr>
              <w:spacing w:line="276" w:lineRule="auto"/>
            </w:pPr>
            <w:r>
              <w:rPr>
                <w:color w:val="6B7C87"/>
                <w:sz w:val="16"/>
                <w:szCs w:val="16"/>
              </w:rPr>
              <w:t>Owner: Sales vertical + Central planning   |   Refresh: mixed — see note</w:t>
            </w:r>
          </w:p>
        </w:tc>
      </w:tr>
    </w:tbl>
    <w:p w14:paraId="3CF8A093" w14:textId="77777777" w:rsidR="000D7BAC" w:rsidRDefault="000D7BAC" w:rsidP="000D7BAC">
      <w:pPr>
        <w:spacing w:line="276" w:lineRule="auto"/>
      </w:pPr>
    </w:p>
    <w:tbl>
      <w:tblPr>
        <w:tblW w:w="9360" w:type="dxa"/>
        <w:tblBorders>
          <w:top w:val="none" w:sz="0" w:space="0" w:color="FFFFFF"/>
          <w:left w:val="single" w:sz="12" w:space="0" w:color="8B98A1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7BAC" w14:paraId="6BFDDE3B" w14:textId="77777777" w:rsidTr="00A02B20">
        <w:tc>
          <w:tcPr>
            <w:tcW w:w="9360" w:type="dxa"/>
            <w:shd w:val="clear" w:color="auto" w:fill="F1F4F5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2934EB84" w14:textId="77777777" w:rsidR="000D7BAC" w:rsidRDefault="000D7BAC" w:rsidP="00A02B20">
            <w:pPr>
              <w:spacing w:after="100" w:line="276" w:lineRule="auto"/>
            </w:pPr>
            <w:r>
              <w:rPr>
                <w:b/>
                <w:bCs/>
                <w:caps/>
                <w:color w:val="6B7C87"/>
                <w:spacing w:val="24"/>
                <w:sz w:val="15"/>
                <w:szCs w:val="15"/>
              </w:rPr>
              <w:t>Pain points today</w:t>
            </w:r>
          </w:p>
          <w:p w14:paraId="6E3BDEB3" w14:textId="77777777" w:rsidR="000D7BAC" w:rsidRDefault="000D7BAC" w:rsidP="00A02B20">
            <w:pPr>
              <w:spacing w:after="80" w:line="250" w:lineRule="auto"/>
              <w:ind w:left="230" w:hanging="230"/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r>
              <w:rPr>
                <w:b/>
                <w:bCs/>
                <w:color w:val="16232E"/>
                <w:sz w:val="18"/>
                <w:szCs w:val="18"/>
              </w:rPr>
              <w:t>Neither rush order nor indent reduction exists as a formal process</w:t>
            </w:r>
          </w:p>
          <w:p w14:paraId="09DB5844" w14:textId="77777777" w:rsidR="000D7BAC" w:rsidRDefault="000D7BAC" w:rsidP="00A02B20">
            <w:pPr>
              <w:spacing w:after="80" w:line="250" w:lineRule="auto"/>
              <w:ind w:left="230" w:hanging="230"/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Rush orders are raised with no pipeline entry; the dealer often cannot name the end customer</w:t>
            </w:r>
          </w:p>
          <w:p w14:paraId="3ED5D716" w14:textId="6847B94B" w:rsidR="000D7BAC" w:rsidRDefault="000D7BAC" w:rsidP="00A02B20">
            <w:pPr>
              <w:spacing w:after="80" w:line="250" w:lineRule="auto"/>
              <w:ind w:left="230" w:hanging="230"/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del w:id="62" w:author="Hemanth Holla" w:date="2026-08-26T11:40:00Z" w16du:dateUtc="2026-08-26T06:10:00Z">
              <w:r w:rsidDel="00C86CBB">
                <w:rPr>
                  <w:sz w:val="18"/>
                  <w:szCs w:val="18"/>
                </w:rPr>
                <w:delText xml:space="preserve">RSMs </w:delText>
              </w:r>
              <w:r w:rsidDel="00C86CBB">
                <w:rPr>
                  <w:b/>
                  <w:bCs/>
                  <w:color w:val="16232E"/>
                  <w:sz w:val="18"/>
                  <w:szCs w:val="18"/>
                </w:rPr>
                <w:delText>cannibalise their own indent</w:delText>
              </w:r>
              <w:r w:rsidDel="00C86CBB">
                <w:rPr>
                  <w:sz w:val="18"/>
                  <w:szCs w:val="18"/>
                </w:rPr>
                <w:delText xml:space="preserve"> to free plant capacity for a live deal</w:delText>
              </w:r>
            </w:del>
          </w:p>
          <w:p w14:paraId="2CA92B2E" w14:textId="77777777" w:rsidR="000D7BAC" w:rsidRDefault="000D7BAC" w:rsidP="00A02B20">
            <w:pPr>
              <w:spacing w:after="80" w:line="250" w:lineRule="auto"/>
              <w:ind w:left="230" w:hanging="230"/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A rush order and a reduction for the same fort arrive on the same day, after the plant commitment has gone</w:t>
            </w:r>
          </w:p>
          <w:p w14:paraId="70EA426C" w14:textId="71618B78" w:rsidR="000D7BAC" w:rsidRDefault="000D7BAC" w:rsidP="00A02B20">
            <w:pPr>
              <w:spacing w:after="80" w:line="250" w:lineRule="auto"/>
              <w:ind w:left="230" w:hanging="230"/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r>
              <w:rPr>
                <w:b/>
                <w:bCs/>
                <w:color w:val="16232E"/>
                <w:sz w:val="18"/>
                <w:szCs w:val="18"/>
              </w:rPr>
              <w:t>~50% of strangers and repeaters built remain in stock</w:t>
            </w:r>
            <w:r>
              <w:rPr>
                <w:sz w:val="18"/>
                <w:szCs w:val="18"/>
              </w:rPr>
              <w:t xml:space="preserve">; </w:t>
            </w:r>
            <w:del w:id="63" w:author="Hemanth Holla" w:date="2026-08-26T11:40:00Z" w16du:dateUtc="2026-08-26T06:10:00Z">
              <w:r w:rsidDel="00C86CBB">
                <w:rPr>
                  <w:sz w:val="18"/>
                  <w:szCs w:val="18"/>
                </w:rPr>
                <w:delText>40% of ageing is runner stock</w:delText>
              </w:r>
            </w:del>
            <w:ins w:id="64" w:author="Hemanth Holla" w:date="2026-08-25T22:05:00Z" w16du:dateUtc="2026-08-25T16:35:00Z">
              <w:r w:rsidR="002E331C">
                <w:rPr>
                  <w:sz w:val="18"/>
                  <w:szCs w:val="18"/>
                </w:rPr>
                <w:t>(need to verify)</w:t>
              </w:r>
            </w:ins>
          </w:p>
          <w:p w14:paraId="66032AB5" w14:textId="77777777" w:rsidR="000D7BAC" w:rsidRDefault="000D7BAC" w:rsidP="00A02B20">
            <w:pPr>
              <w:spacing w:after="80" w:line="250" w:lineRule="auto"/>
              <w:ind w:left="230" w:hanging="230"/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Allocation to RSM is manual with no underlying logic</w:t>
            </w:r>
          </w:p>
          <w:p w14:paraId="228A5D2A" w14:textId="77777777" w:rsidR="000D7BAC" w:rsidRDefault="000D7BAC" w:rsidP="00A02B20">
            <w:pPr>
              <w:spacing w:after="80" w:line="250" w:lineRule="auto"/>
              <w:ind w:left="230" w:hanging="230"/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Market share analysis is a manual Excel-to-PPT chain; losses registered ~10 days late</w:t>
            </w:r>
          </w:p>
          <w:p w14:paraId="40ABD5B6" w14:textId="77777777" w:rsidR="000D7BAC" w:rsidRDefault="000D7BAC" w:rsidP="00A02B20">
            <w:pPr>
              <w:spacing w:line="250" w:lineRule="auto"/>
              <w:ind w:left="230" w:hanging="230"/>
              <w:rPr>
                <w:ins w:id="65" w:author="Hemanth Holla" w:date="2026-08-26T11:40:00Z" w16du:dateUtc="2026-08-26T06:10:00Z"/>
                <w:color w:val="EE0000"/>
                <w:sz w:val="18"/>
                <w:szCs w:val="18"/>
              </w:rPr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r w:rsidRPr="00712FBB">
              <w:rPr>
                <w:color w:val="EE0000"/>
                <w:sz w:val="18"/>
                <w:szCs w:val="18"/>
                <w:rPrChange w:id="66" w:author="Hemanth Holla" w:date="2026-08-25T21:29:00Z" w16du:dateUtc="2026-08-25T15:59:00Z">
                  <w:rPr>
                    <w:sz w:val="18"/>
                    <w:szCs w:val="18"/>
                  </w:rPr>
                </w:rPrChange>
              </w:rPr>
              <w:t>Marketing spend of ~₹1 crore a month is planned in Excel, with no ROI view</w:t>
            </w:r>
          </w:p>
          <w:p w14:paraId="3124CDF4" w14:textId="0366BFF0" w:rsidR="00C86CBB" w:rsidRDefault="00C86CBB">
            <w:pPr>
              <w:pStyle w:val="ListParagraph"/>
              <w:numPr>
                <w:ilvl w:val="0"/>
                <w:numId w:val="3"/>
              </w:numPr>
              <w:spacing w:line="250" w:lineRule="auto"/>
              <w:ind w:left="230" w:hanging="230"/>
              <w:pPrChange w:id="67" w:author="Hemanth Holla" w:date="2026-08-26T11:42:00Z" w16du:dateUtc="2026-08-26T06:12:00Z">
                <w:pPr>
                  <w:spacing w:line="250" w:lineRule="auto"/>
                  <w:ind w:left="230" w:hanging="230"/>
                </w:pPr>
              </w:pPrChange>
            </w:pPr>
            <w:ins w:id="68" w:author="Hemanth Holla" w:date="2026-08-26T11:42:00Z" w16du:dateUtc="2026-08-26T06:12:00Z">
              <w:r>
                <w:t xml:space="preserve">The impact of </w:t>
              </w:r>
            </w:ins>
            <w:ins w:id="69" w:author="Hemanth Holla" w:date="2026-08-26T11:43:00Z" w16du:dateUtc="2026-08-26T06:13:00Z">
              <w:r>
                <w:t xml:space="preserve">accepted </w:t>
              </w:r>
            </w:ins>
            <w:ins w:id="70" w:author="Hemanth Holla" w:date="2026-08-26T11:42:00Z" w16du:dateUtc="2026-08-26T06:12:00Z">
              <w:r>
                <w:t>deal</w:t>
              </w:r>
            </w:ins>
            <w:ins w:id="71" w:author="Hemanth Holla" w:date="2026-08-26T11:43:00Z" w16du:dateUtc="2026-08-26T06:13:00Z">
              <w:r>
                <w:t>s</w:t>
              </w:r>
            </w:ins>
            <w:ins w:id="72" w:author="Hemanth Holla" w:date="2026-08-26T11:42:00Z" w16du:dateUtc="2026-08-26T06:12:00Z">
              <w:r>
                <w:t xml:space="preserve"> on the MVC</w:t>
              </w:r>
            </w:ins>
            <w:ins w:id="73" w:author="Hemanth Holla" w:date="2026-08-26T11:43:00Z" w16du:dateUtc="2026-08-26T06:13:00Z">
              <w:r>
                <w:t xml:space="preserve">/GC during month end is a challenge. </w:t>
              </w:r>
            </w:ins>
          </w:p>
        </w:tc>
      </w:tr>
    </w:tbl>
    <w:p w14:paraId="0543806A" w14:textId="77777777" w:rsidR="000D7BAC" w:rsidRDefault="000D7BAC" w:rsidP="000D7BAC">
      <w:pPr>
        <w:spacing w:line="276" w:lineRule="auto"/>
      </w:pPr>
    </w:p>
    <w:p w14:paraId="09A2031B" w14:textId="77777777" w:rsidR="000D7BAC" w:rsidRDefault="000D7BAC" w:rsidP="000D7BAC">
      <w:pPr>
        <w:keepNext/>
        <w:spacing w:after="80" w:line="276" w:lineRule="auto"/>
      </w:pPr>
      <w:r>
        <w:rPr>
          <w:b/>
          <w:bCs/>
          <w:caps/>
          <w:color w:val="1F5673"/>
          <w:spacing w:val="24"/>
          <w:sz w:val="16"/>
          <w:szCs w:val="16"/>
        </w:rPr>
        <w:t>Key performance indicators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D7BAC" w14:paraId="495D35ED" w14:textId="77777777" w:rsidTr="00A02B20">
        <w:tc>
          <w:tcPr>
            <w:tcW w:w="4680" w:type="dxa"/>
            <w:shd w:val="clear" w:color="auto" w:fill="E8EFF3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275DD6D0" w14:textId="77777777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Runner availability — weighted average</w:t>
            </w:r>
          </w:p>
          <w:p w14:paraId="56069F49" w14:textId="77777777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Rush order as % of committed supply</w:t>
            </w:r>
          </w:p>
          <w:p w14:paraId="5719966C" w14:textId="77777777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Committed supply adherence</w:t>
            </w:r>
          </w:p>
          <w:p w14:paraId="0BACA473" w14:textId="77777777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Stranger rush order offtake</w:t>
            </w:r>
          </w:p>
          <w:p w14:paraId="792D82E0" w14:textId="77777777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Ageing stock over 180 days</w:t>
            </w:r>
          </w:p>
        </w:tc>
        <w:tc>
          <w:tcPr>
            <w:tcW w:w="4680" w:type="dxa"/>
            <w:shd w:val="clear" w:color="auto" w:fill="E8EFF3"/>
            <w:tcMar>
              <w:top w:w="110" w:type="dxa"/>
              <w:left w:w="140" w:type="dxa"/>
              <w:bottom w:w="110" w:type="dxa"/>
              <w:right w:w="160" w:type="dxa"/>
            </w:tcMar>
          </w:tcPr>
          <w:p w14:paraId="6202C6EE" w14:textId="77777777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Strangers and repeaters built, still in stock</w:t>
            </w:r>
          </w:p>
          <w:p w14:paraId="1F968688" w14:textId="77777777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 xml:space="preserve">1A vs 1B variation — </w:t>
            </w:r>
            <w:r>
              <w:rPr>
                <w:b/>
                <w:bCs/>
                <w:color w:val="16232E"/>
                <w:sz w:val="19"/>
                <w:szCs w:val="19"/>
              </w:rPr>
              <w:t>runners only</w:t>
            </w:r>
          </w:p>
          <w:p w14:paraId="6CB3E2B9" w14:textId="77777777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Market share by state and district</w:t>
            </w:r>
          </w:p>
          <w:p w14:paraId="4C0DD2CF" w14:textId="77777777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Projected volume against plan</w:t>
            </w:r>
          </w:p>
        </w:tc>
      </w:tr>
    </w:tbl>
    <w:p w14:paraId="17EAA010" w14:textId="77777777" w:rsidR="000D7BAC" w:rsidRDefault="000D7BAC" w:rsidP="000D7BAC">
      <w:pPr>
        <w:spacing w:line="276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D7BAC" w14:paraId="44E7D703" w14:textId="77777777" w:rsidTr="00A02B20">
        <w:tc>
          <w:tcPr>
            <w:tcW w:w="4680" w:type="dxa"/>
            <w:shd w:val="clear" w:color="auto" w:fill="F8EDE2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1F0B4CEC" w14:textId="77777777" w:rsidR="000D7BAC" w:rsidRDefault="000D7BAC" w:rsidP="00A02B20">
            <w:pPr>
              <w:spacing w:after="100" w:line="276" w:lineRule="auto"/>
            </w:pPr>
            <w:r>
              <w:rPr>
                <w:b/>
                <w:bCs/>
                <w:caps/>
                <w:color w:val="B2560D"/>
                <w:spacing w:val="24"/>
                <w:sz w:val="15"/>
                <w:szCs w:val="15"/>
              </w:rPr>
              <w:t>Alerts</w:t>
            </w:r>
          </w:p>
          <w:p w14:paraId="0F92BBAD" w14:textId="77777777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B2560D"/>
                <w:sz w:val="17"/>
                <w:szCs w:val="17"/>
              </w:rPr>
              <w:t xml:space="preserve">▪  </w:t>
            </w:r>
            <w:r>
              <w:rPr>
                <w:b/>
                <w:bCs/>
                <w:color w:val="16232E"/>
                <w:sz w:val="18"/>
                <w:szCs w:val="18"/>
              </w:rPr>
              <w:t>Stranger rush order raised with a dry pipeline</w:t>
            </w:r>
          </w:p>
          <w:p w14:paraId="0B368955" w14:textId="77777777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B2560D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Enquiry cluster matching aged stock — dealer or plant FG</w:t>
            </w:r>
          </w:p>
          <w:p w14:paraId="463F3F2C" w14:textId="77777777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B2560D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Indent reduction against an existing plant commitment</w:t>
            </w:r>
          </w:p>
          <w:p w14:paraId="036744CB" w14:textId="77777777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B2560D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Projected to land below plan</w:t>
            </w:r>
          </w:p>
          <w:p w14:paraId="2BC6D000" w14:textId="77777777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B2560D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Runner availability below threshold on the 1st</w:t>
            </w:r>
          </w:p>
          <w:p w14:paraId="052668F2" w14:textId="77777777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B2560D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Ageing crossing 180 days, or older model year</w:t>
            </w:r>
          </w:p>
        </w:tc>
        <w:tc>
          <w:tcPr>
            <w:tcW w:w="4680" w:type="dxa"/>
            <w:shd w:val="clear" w:color="auto" w:fill="EDEAF4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2D94B055" w14:textId="77777777" w:rsidR="000D7BAC" w:rsidRDefault="000D7BAC" w:rsidP="00A02B20">
            <w:pPr>
              <w:spacing w:after="100" w:line="276" w:lineRule="auto"/>
            </w:pPr>
            <w:r>
              <w:rPr>
                <w:b/>
                <w:bCs/>
                <w:caps/>
                <w:color w:val="57468B"/>
                <w:spacing w:val="24"/>
                <w:sz w:val="15"/>
                <w:szCs w:val="15"/>
              </w:rPr>
              <w:t>Insights</w:t>
            </w:r>
          </w:p>
          <w:p w14:paraId="3C3D6AFF" w14:textId="77777777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57468B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 xml:space="preserve">Placed vs supplied vs offtaken, </w:t>
            </w:r>
            <w:r>
              <w:rPr>
                <w:b/>
                <w:bCs/>
                <w:color w:val="16232E"/>
                <w:sz w:val="18"/>
                <w:szCs w:val="18"/>
              </w:rPr>
              <w:t>by RSM</w:t>
            </w:r>
          </w:p>
          <w:p w14:paraId="1B3E825E" w14:textId="77777777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57468B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Why 40% of ageing is runner stock — open anomaly</w:t>
            </w:r>
          </w:p>
          <w:p w14:paraId="481C1FCC" w14:textId="77777777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57468B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Loss analysis — cases lost, to whom, top reasons</w:t>
            </w:r>
          </w:p>
          <w:p w14:paraId="79FCB22B" w14:textId="77777777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57468B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Winner and loser movement, drilled to district</w:t>
            </w:r>
          </w:p>
          <w:p w14:paraId="6E4C0C63" w14:textId="77777777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57468B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MDM similar-fort mapping — what substitutes for what</w:t>
            </w:r>
          </w:p>
          <w:p w14:paraId="76841A0A" w14:textId="77777777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57468B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Marketing spend against share gap</w:t>
            </w:r>
          </w:p>
        </w:tc>
      </w:tr>
    </w:tbl>
    <w:p w14:paraId="0D305ECB" w14:textId="77777777" w:rsidR="000D7BAC" w:rsidRDefault="000D7BAC" w:rsidP="000D7BAC">
      <w:pPr>
        <w:spacing w:line="276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7BAC" w14:paraId="2E82BD50" w14:textId="77777777" w:rsidTr="00A02B20">
        <w:tc>
          <w:tcPr>
            <w:tcW w:w="9360" w:type="dxa"/>
            <w:shd w:val="clear" w:color="auto" w:fill="E4F0EB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13B136EA" w14:textId="77777777" w:rsidR="000D7BAC" w:rsidRDefault="000D7BAC" w:rsidP="00A02B20">
            <w:pPr>
              <w:spacing w:after="100" w:line="276" w:lineRule="auto"/>
            </w:pPr>
            <w:r>
              <w:rPr>
                <w:b/>
                <w:bCs/>
                <w:caps/>
                <w:color w:val="1A6B51"/>
                <w:spacing w:val="24"/>
                <w:sz w:val="15"/>
                <w:szCs w:val="15"/>
              </w:rPr>
              <w:t>Actions</w:t>
            </w:r>
          </w:p>
          <w:p w14:paraId="10946615" w14:textId="77777777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1A6B51"/>
                <w:sz w:val="17"/>
                <w:szCs w:val="17"/>
              </w:rPr>
              <w:t xml:space="preserve">▪  </w:t>
            </w:r>
            <w:r>
              <w:rPr>
                <w:b/>
                <w:bCs/>
                <w:color w:val="16232E"/>
                <w:sz w:val="18"/>
                <w:szCs w:val="18"/>
              </w:rPr>
              <w:t>Release, hold or alert a rush order at entry</w:t>
            </w:r>
            <w:r>
              <w:rPr>
                <w:sz w:val="18"/>
                <w:szCs w:val="18"/>
              </w:rPr>
              <w:t>, with classification and pipeline shown</w:t>
            </w:r>
          </w:p>
          <w:p w14:paraId="281CFA83" w14:textId="62B40016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1A6B51"/>
                <w:sz w:val="17"/>
                <w:szCs w:val="17"/>
              </w:rPr>
              <w:t xml:space="preserve">▪  </w:t>
            </w:r>
            <w:del w:id="74" w:author="Hemanth Holla" w:date="2026-08-25T21:23:00Z" w16du:dateUtc="2026-08-25T15:53:00Z">
              <w:r w:rsidDel="002F5D8F">
                <w:rPr>
                  <w:sz w:val="18"/>
                  <w:szCs w:val="18"/>
                </w:rPr>
                <w:delText>Declare dealer vs region at rush order entry</w:delText>
              </w:r>
            </w:del>
          </w:p>
          <w:p w14:paraId="7AC346FB" w14:textId="2523D223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1A6B5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Trigger</w:t>
            </w:r>
            <w:ins w:id="75" w:author="Hemanth Holla" w:date="2026-08-26T11:53:00Z" w16du:dateUtc="2026-08-26T06:23:00Z">
              <w:r w:rsidR="009755C9">
                <w:rPr>
                  <w:sz w:val="18"/>
                  <w:szCs w:val="18"/>
                </w:rPr>
                <w:t xml:space="preserve"> </w:t>
              </w:r>
            </w:ins>
            <w:del w:id="76" w:author="Hemanth Holla" w:date="2026-08-26T11:53:00Z" w16du:dateUtc="2026-08-26T06:23:00Z">
              <w:r w:rsidDel="009755C9">
                <w:rPr>
                  <w:sz w:val="18"/>
                  <w:szCs w:val="18"/>
                </w:rPr>
                <w:delText xml:space="preserve"> a </w:delText>
              </w:r>
            </w:del>
            <w:r>
              <w:rPr>
                <w:sz w:val="18"/>
                <w:szCs w:val="18"/>
              </w:rPr>
              <w:t>liquidation</w:t>
            </w:r>
            <w:ins w:id="77" w:author="Hemanth Holla" w:date="2026-08-26T11:54:00Z" w16du:dateUtc="2026-08-26T06:24:00Z">
              <w:r w:rsidR="009755C9">
                <w:rPr>
                  <w:sz w:val="18"/>
                  <w:szCs w:val="18"/>
                </w:rPr>
                <w:t xml:space="preserve"> - </w:t>
              </w:r>
              <w:r w:rsidR="009755C9">
                <w:t>When enquiries for a given FERT cluster above a threshold, match that demand against aged stock sitting at a dealer or in plant finished goods</w:t>
              </w:r>
            </w:ins>
            <w:del w:id="78" w:author="Hemanth Holla" w:date="2026-08-26T11:53:00Z" w16du:dateUtc="2026-08-26T06:23:00Z">
              <w:r w:rsidDel="009755C9">
                <w:rPr>
                  <w:sz w:val="18"/>
                  <w:szCs w:val="18"/>
                </w:rPr>
                <w:delText xml:space="preserve"> offer </w:delText>
              </w:r>
            </w:del>
            <w:del w:id="79" w:author="Hemanth Holla" w:date="2026-08-26T11:54:00Z" w16du:dateUtc="2026-08-26T06:24:00Z">
              <w:r w:rsidDel="009755C9">
                <w:rPr>
                  <w:sz w:val="18"/>
                  <w:szCs w:val="18"/>
                </w:rPr>
                <w:delText>against the depreciated-value sheet</w:delText>
              </w:r>
            </w:del>
            <w:ins w:id="80" w:author="Hemanth Holla" w:date="2026-08-25T22:11:00Z" w16du:dateUtc="2026-08-25T16:41:00Z">
              <w:r w:rsidR="002E331C">
                <w:rPr>
                  <w:sz w:val="18"/>
                  <w:szCs w:val="18"/>
                </w:rPr>
                <w:t xml:space="preserve"> </w:t>
              </w:r>
            </w:ins>
          </w:p>
          <w:p w14:paraId="308711C2" w14:textId="635955AA" w:rsidR="000D7BAC" w:rsidRDefault="000D7BAC" w:rsidP="00A02B20">
            <w:pPr>
              <w:spacing w:after="70" w:line="250" w:lineRule="auto"/>
              <w:ind w:left="230" w:hanging="230"/>
            </w:pPr>
            <w:r>
              <w:rPr>
                <w:color w:val="1A6B51"/>
                <w:sz w:val="17"/>
                <w:szCs w:val="17"/>
              </w:rPr>
              <w:t xml:space="preserve">▪  </w:t>
            </w:r>
            <w:ins w:id="81" w:author="Hemanth Holla" w:date="2026-08-26T11:51:00Z" w16du:dateUtc="2026-08-26T06:21:00Z">
              <w:r w:rsidR="009755C9">
                <w:rPr>
                  <w:color w:val="1A6B51"/>
                  <w:sz w:val="17"/>
                  <w:szCs w:val="17"/>
                </w:rPr>
                <w:t xml:space="preserve">Move the Aging </w:t>
              </w:r>
            </w:ins>
            <w:ins w:id="82" w:author="Hemanth Holla" w:date="2026-08-26T11:52:00Z" w16du:dateUtc="2026-08-26T06:22:00Z">
              <w:r w:rsidR="009755C9">
                <w:rPr>
                  <w:color w:val="1A6B51"/>
                  <w:sz w:val="17"/>
                  <w:szCs w:val="17"/>
                </w:rPr>
                <w:t xml:space="preserve">-- </w:t>
              </w:r>
            </w:ins>
            <w:r>
              <w:rPr>
                <w:sz w:val="18"/>
                <w:szCs w:val="18"/>
              </w:rPr>
              <w:t>Adjust indent; initiate inter-dealer transfer</w:t>
            </w:r>
          </w:p>
          <w:p w14:paraId="7E607600" w14:textId="77777777" w:rsidR="000D7BAC" w:rsidRDefault="000D7BAC" w:rsidP="00A02B20">
            <w:pPr>
              <w:spacing w:after="70" w:line="250" w:lineRule="auto"/>
              <w:ind w:left="230" w:hanging="230"/>
              <w:rPr>
                <w:ins w:id="83" w:author="Hemanth Holla" w:date="2026-08-25T21:25:00Z" w16du:dateUtc="2026-08-25T15:55:00Z"/>
                <w:sz w:val="18"/>
                <w:szCs w:val="18"/>
              </w:rPr>
            </w:pPr>
            <w:r>
              <w:rPr>
                <w:color w:val="1A6B5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Direct marketing spend to weak markets</w:t>
            </w:r>
          </w:p>
          <w:p w14:paraId="5F1C21B1" w14:textId="3BF5EDEA" w:rsidR="002F5D8F" w:rsidRDefault="009755C9" w:rsidP="002F5D8F">
            <w:pPr>
              <w:spacing w:after="70" w:line="250" w:lineRule="auto"/>
              <w:ind w:left="230" w:hanging="230"/>
              <w:rPr>
                <w:ins w:id="84" w:author="Hemanth Holla" w:date="2026-08-25T21:25:00Z" w16du:dateUtc="2026-08-25T15:55:00Z"/>
              </w:rPr>
            </w:pPr>
            <w:ins w:id="85" w:author="Hemanth Holla" w:date="2026-08-26T11:52:00Z" w16du:dateUtc="2026-08-26T06:22:00Z">
              <w:r>
                <w:rPr>
                  <w:b/>
                  <w:bCs/>
                  <w:color w:val="16232E"/>
                  <w:sz w:val="18"/>
                  <w:szCs w:val="18"/>
                </w:rPr>
                <w:t>MVC/</w:t>
              </w:r>
            </w:ins>
            <w:ins w:id="86" w:author="Hemanth Holla" w:date="2026-08-25T21:25:00Z" w16du:dateUtc="2026-08-25T15:55:00Z">
              <w:r w:rsidR="002F5D8F">
                <w:rPr>
                  <w:b/>
                  <w:bCs/>
                  <w:color w:val="16232E"/>
                  <w:sz w:val="18"/>
                  <w:szCs w:val="18"/>
                </w:rPr>
                <w:t>Deal simulation</w:t>
              </w:r>
              <w:r w:rsidR="002F5D8F">
                <w:rPr>
                  <w:sz w:val="18"/>
                  <w:szCs w:val="18"/>
                </w:rPr>
                <w:t xml:space="preserve"> — given a GC floor, which open deals to approve (repeat)</w:t>
              </w:r>
            </w:ins>
          </w:p>
          <w:p w14:paraId="48C0FBA5" w14:textId="77777777" w:rsidR="002F5D8F" w:rsidRDefault="002F5D8F" w:rsidP="00A02B20">
            <w:pPr>
              <w:spacing w:after="70" w:line="250" w:lineRule="auto"/>
              <w:ind w:left="230" w:hanging="230"/>
            </w:pPr>
          </w:p>
        </w:tc>
      </w:tr>
    </w:tbl>
    <w:p w14:paraId="68A56DC4" w14:textId="77777777" w:rsidR="000D7BAC" w:rsidRDefault="000D7BAC" w:rsidP="000D7BAC">
      <w:pPr>
        <w:spacing w:line="276" w:lineRule="auto"/>
      </w:pPr>
    </w:p>
    <w:tbl>
      <w:tblPr>
        <w:tblW w:w="9360" w:type="dxa"/>
        <w:tblBorders>
          <w:top w:val="none" w:sz="0" w:space="0" w:color="FFFFFF"/>
          <w:left w:val="single" w:sz="12" w:space="0" w:color="1F5673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7BAC" w14:paraId="60FC6AB4" w14:textId="77777777" w:rsidTr="00A02B20">
        <w:tc>
          <w:tcPr>
            <w:tcW w:w="9360" w:type="dxa"/>
            <w:tcMar>
              <w:top w:w="110" w:type="dxa"/>
              <w:left w:w="170" w:type="dxa"/>
              <w:bottom w:w="110" w:type="dxa"/>
              <w:right w:w="160" w:type="dxa"/>
            </w:tcMar>
          </w:tcPr>
          <w:p w14:paraId="2D70F1E3" w14:textId="77777777" w:rsidR="000D7BAC" w:rsidRDefault="000D7BAC" w:rsidP="00A02B20">
            <w:pPr>
              <w:spacing w:line="276" w:lineRule="auto"/>
            </w:pPr>
            <w:r>
              <w:rPr>
                <w:b/>
                <w:bCs/>
                <w:color w:val="1F5673"/>
                <w:sz w:val="19"/>
                <w:szCs w:val="19"/>
              </w:rPr>
              <w:t>Cadence warning</w:t>
            </w:r>
            <w:r>
              <w:rPr>
                <w:sz w:val="19"/>
                <w:szCs w:val="19"/>
              </w:rPr>
              <w:t xml:space="preserve"> — runner availability is monthly by definition; rush order and ageing metrics are daily.</w:t>
            </w:r>
          </w:p>
        </w:tc>
      </w:tr>
    </w:tbl>
    <w:p w14:paraId="1C7ED1D3" w14:textId="367909F3" w:rsidR="001B676F" w:rsidRDefault="0094501B">
      <w:r>
        <w:br w:type="page"/>
      </w:r>
    </w:p>
    <w:tbl>
      <w:tblPr>
        <w:tblW w:w="9360" w:type="dxa"/>
        <w:tblBorders>
          <w:top w:val="single" w:sz="2" w:space="0" w:color="D2D9DD"/>
          <w:left w:val="single" w:sz="24" w:space="0" w:color="57468B"/>
          <w:bottom w:val="single" w:sz="2" w:space="0" w:color="D2D9DD"/>
          <w:right w:val="single" w:sz="2" w:space="0" w:color="D2D9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676F" w:rsidDel="00C40DC8" w14:paraId="77CC4408" w14:textId="2DECB0BE">
        <w:trPr>
          <w:del w:id="87" w:author="Hemanth Holla" w:date="2026-09-08T10:03:00Z"/>
        </w:trPr>
        <w:tc>
          <w:tcPr>
            <w:tcW w:w="9360" w:type="dx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48443BC2" w14:textId="6C973068" w:rsidR="001B676F" w:rsidDel="00C40DC8" w:rsidRDefault="0094501B">
            <w:pPr>
              <w:spacing w:after="70" w:line="276" w:lineRule="auto"/>
              <w:rPr>
                <w:del w:id="88" w:author="Hemanth Holla" w:date="2026-09-08T10:03:00Z" w16du:dateUtc="2026-09-08T04:33:00Z"/>
              </w:rPr>
            </w:pPr>
            <w:del w:id="89" w:author="Hemanth Holla" w:date="2026-09-08T10:03:00Z" w16du:dateUtc="2026-09-08T04:33:00Z">
              <w:r w:rsidDel="00C40DC8">
                <w:rPr>
                  <w:b/>
                  <w:bCs/>
                  <w:caps/>
                  <w:color w:val="57468B"/>
                  <w:spacing w:val="24"/>
                  <w:sz w:val="15"/>
                  <w:szCs w:val="15"/>
                </w:rPr>
                <w:delText>M3 · Shared — Track A + B</w:delText>
              </w:r>
            </w:del>
          </w:p>
          <w:p w14:paraId="7CB54C7A" w14:textId="60C6A9AC" w:rsidR="001B676F" w:rsidDel="00C40DC8" w:rsidRDefault="0094501B">
            <w:pPr>
              <w:spacing w:after="80" w:line="276" w:lineRule="auto"/>
              <w:rPr>
                <w:del w:id="90" w:author="Hemanth Holla" w:date="2026-09-08T10:03:00Z" w16du:dateUtc="2026-09-08T04:33:00Z"/>
              </w:rPr>
            </w:pPr>
            <w:del w:id="91" w:author="Hemanth Holla" w:date="2026-09-08T10:03:00Z" w16du:dateUtc="2026-09-08T04:33:00Z">
              <w:r w:rsidDel="00C40DC8">
                <w:rPr>
                  <w:b/>
                  <w:bCs/>
                  <w:color w:val="16232E"/>
                  <w:sz w:val="28"/>
                  <w:szCs w:val="28"/>
                </w:rPr>
                <w:delText>Discount &amp; Gross Contribution</w:delText>
              </w:r>
            </w:del>
          </w:p>
          <w:p w14:paraId="5243DDB4" w14:textId="758965D1" w:rsidR="001B676F" w:rsidDel="00C40DC8" w:rsidRDefault="0094501B">
            <w:pPr>
              <w:spacing w:after="70" w:line="276" w:lineRule="auto"/>
              <w:rPr>
                <w:del w:id="92" w:author="Hemanth Holla" w:date="2026-09-08T10:03:00Z" w16du:dateUtc="2026-09-08T04:33:00Z"/>
              </w:rPr>
            </w:pPr>
            <w:del w:id="93" w:author="Hemanth Holla" w:date="2026-09-08T10:03:00Z" w16du:dateUtc="2026-09-08T04:33:00Z">
              <w:r w:rsidDel="00C40DC8">
                <w:rPr>
                  <w:i/>
                  <w:iCs/>
                  <w:sz w:val="22"/>
                  <w:szCs w:val="22"/>
                </w:rPr>
                <w:delText>What will GC land at, and which deals should I approve to hold the floor?</w:delText>
              </w:r>
            </w:del>
          </w:p>
          <w:p w14:paraId="109D2620" w14:textId="1F8434DC" w:rsidR="001B676F" w:rsidDel="00C40DC8" w:rsidRDefault="0094501B">
            <w:pPr>
              <w:spacing w:line="276" w:lineRule="auto"/>
              <w:rPr>
                <w:del w:id="94" w:author="Hemanth Holla" w:date="2026-09-08T10:03:00Z" w16du:dateUtc="2026-09-08T04:33:00Z"/>
              </w:rPr>
            </w:pPr>
            <w:del w:id="95" w:author="Hemanth Holla" w:date="2026-09-08T10:03:00Z" w16du:dateUtc="2026-09-08T04:33:00Z">
              <w:r w:rsidDel="00C40DC8">
                <w:rPr>
                  <w:color w:val="6B7C87"/>
                  <w:sz w:val="16"/>
                  <w:szCs w:val="16"/>
                </w:rPr>
                <w:delText>Owner: Sales vertical + Commercial   |   Refresh: daily from the 20th</w:delText>
              </w:r>
            </w:del>
          </w:p>
        </w:tc>
      </w:tr>
    </w:tbl>
    <w:p w14:paraId="725ADFC3" w14:textId="6C45342D" w:rsidR="001B676F" w:rsidDel="00C40DC8" w:rsidRDefault="001B676F">
      <w:pPr>
        <w:spacing w:line="276" w:lineRule="auto"/>
        <w:rPr>
          <w:del w:id="96" w:author="Hemanth Holla" w:date="2026-09-08T10:03:00Z" w16du:dateUtc="2026-09-08T04:33:00Z"/>
        </w:rPr>
      </w:pPr>
    </w:p>
    <w:tbl>
      <w:tblPr>
        <w:tblW w:w="9360" w:type="dxa"/>
        <w:tblBorders>
          <w:top w:val="none" w:sz="0" w:space="0" w:color="FFFFFF"/>
          <w:left w:val="single" w:sz="12" w:space="0" w:color="8B98A1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676F" w:rsidDel="00C40DC8" w14:paraId="27EDE5B1" w14:textId="1AD97E4F">
        <w:trPr>
          <w:del w:id="97" w:author="Hemanth Holla" w:date="2026-09-08T10:03:00Z"/>
        </w:trPr>
        <w:tc>
          <w:tcPr>
            <w:tcW w:w="9360" w:type="dxa"/>
            <w:shd w:val="clear" w:color="auto" w:fill="F1F4F5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23473B98" w14:textId="408D22F9" w:rsidR="001B676F" w:rsidDel="00C40DC8" w:rsidRDefault="0094501B">
            <w:pPr>
              <w:spacing w:after="100" w:line="276" w:lineRule="auto"/>
              <w:rPr>
                <w:del w:id="98" w:author="Hemanth Holla" w:date="2026-09-08T10:03:00Z" w16du:dateUtc="2026-09-08T04:33:00Z"/>
              </w:rPr>
            </w:pPr>
            <w:del w:id="99" w:author="Hemanth Holla" w:date="2026-09-08T10:03:00Z" w16du:dateUtc="2026-09-08T04:33:00Z">
              <w:r w:rsidDel="00C40DC8">
                <w:rPr>
                  <w:b/>
                  <w:bCs/>
                  <w:caps/>
                  <w:color w:val="6B7C87"/>
                  <w:spacing w:val="24"/>
                  <w:sz w:val="15"/>
                  <w:szCs w:val="15"/>
                </w:rPr>
                <w:delText>Pain points today</w:delText>
              </w:r>
            </w:del>
          </w:p>
          <w:p w14:paraId="7EC60484" w14:textId="661B5790" w:rsidR="001B676F" w:rsidDel="00C40DC8" w:rsidRDefault="0094501B">
            <w:pPr>
              <w:spacing w:after="80" w:line="250" w:lineRule="auto"/>
              <w:ind w:left="230" w:hanging="230"/>
              <w:rPr>
                <w:del w:id="100" w:author="Hemanth Holla" w:date="2026-09-08T10:03:00Z" w16du:dateUtc="2026-09-08T04:33:00Z"/>
              </w:rPr>
            </w:pPr>
            <w:del w:id="101" w:author="Hemanth Holla" w:date="2026-09-08T10:03:00Z" w16du:dateUtc="2026-09-08T04:33:00Z">
              <w:r w:rsidDel="00C40DC8">
                <w:rPr>
                  <w:color w:val="8B98A1"/>
                  <w:sz w:val="17"/>
                  <w:szCs w:val="17"/>
                </w:rPr>
                <w:delText xml:space="preserve">▪  </w:delText>
              </w:r>
              <w:r w:rsidDel="00C40DC8">
                <w:rPr>
                  <w:sz w:val="18"/>
                  <w:szCs w:val="18"/>
                </w:rPr>
                <w:delText xml:space="preserve">Performance lands on the </w:delText>
              </w:r>
              <w:r w:rsidDel="00C40DC8">
                <w:rPr>
                  <w:b/>
                  <w:bCs/>
                  <w:color w:val="16232E"/>
                  <w:sz w:val="18"/>
                  <w:szCs w:val="18"/>
                </w:rPr>
                <w:delText>3rd as a post-mortem</w:delText>
              </w:r>
              <w:r w:rsidDel="00C40DC8">
                <w:rPr>
                  <w:sz w:val="18"/>
                  <w:szCs w:val="18"/>
                </w:rPr>
                <w:delText>; the 25th-to-month-end window is blind</w:delText>
              </w:r>
            </w:del>
          </w:p>
          <w:p w14:paraId="0DA8350A" w14:textId="2F93CD11" w:rsidR="001B676F" w:rsidDel="00C40DC8" w:rsidRDefault="0094501B">
            <w:pPr>
              <w:spacing w:after="80" w:line="250" w:lineRule="auto"/>
              <w:ind w:left="230" w:hanging="230"/>
              <w:rPr>
                <w:del w:id="102" w:author="Hemanth Holla" w:date="2026-09-08T10:03:00Z" w16du:dateUtc="2026-09-08T04:33:00Z"/>
              </w:rPr>
            </w:pPr>
            <w:del w:id="103" w:author="Hemanth Holla" w:date="2026-09-08T10:03:00Z" w16du:dateUtc="2026-09-08T04:33:00Z">
              <w:r w:rsidDel="00C40DC8">
                <w:rPr>
                  <w:color w:val="8B98A1"/>
                  <w:sz w:val="17"/>
                  <w:szCs w:val="17"/>
                </w:rPr>
                <w:delText xml:space="preserve">▪  </w:delText>
              </w:r>
              <w:r w:rsidDel="00C40DC8">
                <w:rPr>
                  <w:b/>
                  <w:bCs/>
                  <w:color w:val="16232E"/>
                  <w:sz w:val="18"/>
                  <w:szCs w:val="18"/>
                </w:rPr>
                <w:delText>Live deals sit outside every system</w:delText>
              </w:r>
              <w:r w:rsidDel="00C40DC8">
                <w:rPr>
                  <w:sz w:val="18"/>
                  <w:szCs w:val="18"/>
                </w:rPr>
                <w:delText xml:space="preserve"> until the DAN is nearly settled</w:delText>
              </w:r>
            </w:del>
          </w:p>
          <w:p w14:paraId="0907887E" w14:textId="578AD319" w:rsidR="001B676F" w:rsidDel="00C40DC8" w:rsidRDefault="0094501B">
            <w:pPr>
              <w:spacing w:after="80" w:line="250" w:lineRule="auto"/>
              <w:ind w:left="230" w:hanging="230"/>
              <w:rPr>
                <w:del w:id="104" w:author="Hemanth Holla" w:date="2026-09-08T10:03:00Z" w16du:dateUtc="2026-09-08T04:33:00Z"/>
              </w:rPr>
            </w:pPr>
            <w:del w:id="105" w:author="Hemanth Holla" w:date="2026-09-08T10:03:00Z" w16du:dateUtc="2026-09-08T04:33:00Z">
              <w:r w:rsidDel="00C40DC8">
                <w:rPr>
                  <w:color w:val="8B98A1"/>
                  <w:sz w:val="17"/>
                  <w:szCs w:val="17"/>
                </w:rPr>
                <w:delText xml:space="preserve">▪  </w:delText>
              </w:r>
              <w:r w:rsidDel="00C40DC8">
                <w:rPr>
                  <w:sz w:val="18"/>
                  <w:szCs w:val="18"/>
                </w:rPr>
                <w:delText xml:space="preserve">Authority slabs sit below average market discount, so </w:delText>
              </w:r>
              <w:r w:rsidDel="00C40DC8">
                <w:rPr>
                  <w:b/>
                  <w:bCs/>
                  <w:color w:val="16232E"/>
                  <w:sz w:val="18"/>
                  <w:szCs w:val="18"/>
                </w:rPr>
                <w:delText>everything escalates to Functional Head</w:delText>
              </w:r>
            </w:del>
          </w:p>
          <w:p w14:paraId="010C04AC" w14:textId="12F2638D" w:rsidR="001B676F" w:rsidDel="00C40DC8" w:rsidRDefault="0094501B">
            <w:pPr>
              <w:spacing w:after="80" w:line="250" w:lineRule="auto"/>
              <w:ind w:left="230" w:hanging="230"/>
              <w:rPr>
                <w:del w:id="106" w:author="Hemanth Holla" w:date="2026-09-08T10:03:00Z" w16du:dateUtc="2026-09-08T04:33:00Z"/>
              </w:rPr>
            </w:pPr>
            <w:del w:id="107" w:author="Hemanth Holla" w:date="2026-09-08T10:03:00Z" w16du:dateUtc="2026-09-08T04:33:00Z">
              <w:r w:rsidDel="00C40DC8">
                <w:rPr>
                  <w:color w:val="8B98A1"/>
                  <w:sz w:val="17"/>
                  <w:szCs w:val="17"/>
                </w:rPr>
                <w:delText xml:space="preserve">▪  </w:delText>
              </w:r>
              <w:r w:rsidDel="00C40DC8">
                <w:rPr>
                  <w:sz w:val="18"/>
                  <w:szCs w:val="18"/>
                </w:rPr>
                <w:delText xml:space="preserve">Around </w:delText>
              </w:r>
              <w:r w:rsidDel="00C40DC8">
                <w:rPr>
                  <w:b/>
                  <w:bCs/>
                  <w:color w:val="16232E"/>
                  <w:sz w:val="18"/>
                  <w:szCs w:val="18"/>
                </w:rPr>
                <w:delText>30% of approved DANs never convert</w:delText>
              </w:r>
              <w:r w:rsidDel="00C40DC8">
                <w:rPr>
                  <w:sz w:val="18"/>
                  <w:szCs w:val="18"/>
                </w:rPr>
                <w:delText xml:space="preserve"> to retail — an approved liability that never lands</w:delText>
              </w:r>
            </w:del>
          </w:p>
          <w:p w14:paraId="451BE51E" w14:textId="64538D9D" w:rsidR="001B676F" w:rsidDel="00C40DC8" w:rsidRDefault="0094501B">
            <w:pPr>
              <w:spacing w:after="80" w:line="250" w:lineRule="auto"/>
              <w:ind w:left="230" w:hanging="230"/>
              <w:rPr>
                <w:del w:id="108" w:author="Hemanth Holla" w:date="2026-09-08T10:03:00Z" w16du:dateUtc="2026-09-08T04:33:00Z"/>
              </w:rPr>
            </w:pPr>
            <w:del w:id="109" w:author="Hemanth Holla" w:date="2026-09-08T10:03:00Z" w16du:dateUtc="2026-09-08T04:33:00Z">
              <w:r w:rsidDel="00C40DC8">
                <w:rPr>
                  <w:color w:val="8B98A1"/>
                  <w:sz w:val="17"/>
                  <w:szCs w:val="17"/>
                </w:rPr>
                <w:delText xml:space="preserve">▪  </w:delText>
              </w:r>
              <w:r w:rsidDel="00C40DC8">
                <w:rPr>
                  <w:sz w:val="18"/>
                  <w:szCs w:val="18"/>
                </w:rPr>
                <w:delText>Mis-tagged DANs produce wrong discounts and recovery exposure</w:delText>
              </w:r>
            </w:del>
          </w:p>
          <w:p w14:paraId="5A31974D" w14:textId="11A1DFAB" w:rsidR="001B676F" w:rsidDel="00C40DC8" w:rsidRDefault="0094501B">
            <w:pPr>
              <w:spacing w:after="80" w:line="250" w:lineRule="auto"/>
              <w:ind w:left="230" w:hanging="230"/>
              <w:rPr>
                <w:del w:id="110" w:author="Hemanth Holla" w:date="2026-09-08T10:03:00Z" w16du:dateUtc="2026-09-08T04:33:00Z"/>
              </w:rPr>
            </w:pPr>
            <w:del w:id="111" w:author="Hemanth Holla" w:date="2026-09-08T10:03:00Z" w16du:dateUtc="2026-09-08T04:33:00Z">
              <w:r w:rsidDel="00C40DC8">
                <w:rPr>
                  <w:color w:val="8B98A1"/>
                  <w:sz w:val="17"/>
                  <w:szCs w:val="17"/>
                </w:rPr>
                <w:delText xml:space="preserve">▪  </w:delText>
              </w:r>
              <w:r w:rsidDel="00C40DC8">
                <w:rPr>
                  <w:sz w:val="18"/>
                  <w:szCs w:val="18"/>
                </w:rPr>
                <w:delText>Month-end DAN volume spikes against fixed approval capacity</w:delText>
              </w:r>
            </w:del>
          </w:p>
          <w:p w14:paraId="660F040A" w14:textId="4E4C17F3" w:rsidR="001B676F" w:rsidDel="00C40DC8" w:rsidRDefault="0094501B">
            <w:pPr>
              <w:spacing w:line="250" w:lineRule="auto"/>
              <w:ind w:left="230" w:hanging="230"/>
              <w:rPr>
                <w:ins w:id="112" w:author="Hemanth Holla" w:date="2026-08-26T12:49:00Z" w16du:dateUtc="2026-08-26T07:19:00Z"/>
                <w:del w:id="113" w:author="Hemanth Holla" w:date="2026-09-08T10:03:00Z" w16du:dateUtc="2026-09-08T04:33:00Z"/>
                <w:sz w:val="18"/>
                <w:szCs w:val="18"/>
              </w:rPr>
            </w:pPr>
            <w:del w:id="114" w:author="Hemanth Holla" w:date="2026-09-08T10:03:00Z" w16du:dateUtc="2026-09-08T04:33:00Z">
              <w:r w:rsidDel="00C40DC8">
                <w:rPr>
                  <w:color w:val="8B98A1"/>
                  <w:sz w:val="17"/>
                  <w:szCs w:val="17"/>
                </w:rPr>
                <w:delText xml:space="preserve">▪  </w:delText>
              </w:r>
              <w:r w:rsidDel="00C40DC8">
                <w:rPr>
                  <w:sz w:val="18"/>
                  <w:szCs w:val="18"/>
                </w:rPr>
                <w:delText>Analysis is a manual Excel sort on the worst deals, after the fact</w:delText>
              </w:r>
            </w:del>
            <w:ins w:id="115" w:author="Hemanth Holla" w:date="2026-08-25T22:17:00Z" w16du:dateUtc="2026-08-25T16:47:00Z">
              <w:del w:id="116" w:author="Hemanth Holla" w:date="2026-09-08T10:03:00Z" w16du:dateUtc="2026-09-08T04:33:00Z">
                <w:r w:rsidR="008C7FF8" w:rsidDel="00C40DC8">
                  <w:rPr>
                    <w:sz w:val="18"/>
                    <w:szCs w:val="18"/>
                  </w:rPr>
                  <w:delText xml:space="preserve">.. </w:delText>
                </w:r>
              </w:del>
              <w:del w:id="117" w:author="Hemanth Holla" w:date="2026-09-08T10:01:00Z" w16du:dateUtc="2026-09-08T04:31:00Z">
                <w:r w:rsidR="008C7FF8" w:rsidDel="006F1103">
                  <w:rPr>
                    <w:sz w:val="18"/>
                    <w:szCs w:val="18"/>
                  </w:rPr>
                  <w:delText xml:space="preserve">Were there negative GC? What is the control </w:delText>
                </w:r>
              </w:del>
            </w:ins>
            <w:ins w:id="118" w:author="Hemanth Holla" w:date="2026-08-25T22:18:00Z" w16du:dateUtc="2026-08-25T16:48:00Z">
              <w:del w:id="119" w:author="Hemanth Holla" w:date="2026-09-08T10:01:00Z" w16du:dateUtc="2026-09-08T04:31:00Z">
                <w:r w:rsidR="008C7FF8" w:rsidDel="006F1103">
                  <w:rPr>
                    <w:sz w:val="18"/>
                    <w:szCs w:val="18"/>
                  </w:rPr>
                  <w:delText>–</w:delText>
                </w:r>
              </w:del>
            </w:ins>
            <w:ins w:id="120" w:author="Hemanth Holla" w:date="2026-08-25T22:17:00Z" w16du:dateUtc="2026-08-25T16:47:00Z">
              <w:del w:id="121" w:author="Hemanth Holla" w:date="2026-09-08T10:01:00Z" w16du:dateUtc="2026-09-08T04:31:00Z">
                <w:r w:rsidR="008C7FF8" w:rsidDel="006F1103">
                  <w:rPr>
                    <w:sz w:val="18"/>
                    <w:szCs w:val="18"/>
                  </w:rPr>
                  <w:delText xml:space="preserve"> appro</w:delText>
                </w:r>
              </w:del>
            </w:ins>
            <w:ins w:id="122" w:author="Hemanth Holla" w:date="2026-08-25T22:18:00Z" w16du:dateUtc="2026-08-25T16:48:00Z">
              <w:del w:id="123" w:author="Hemanth Holla" w:date="2026-09-08T10:01:00Z" w16du:dateUtc="2026-09-08T04:31:00Z">
                <w:r w:rsidR="008C7FF8" w:rsidDel="006F1103">
                  <w:rPr>
                    <w:sz w:val="18"/>
                    <w:szCs w:val="18"/>
                  </w:rPr>
                  <w:delText>val authority – which should be approved at the highest level – What threshold</w:delText>
                </w:r>
              </w:del>
            </w:ins>
            <w:ins w:id="124" w:author="Hemanth Holla" w:date="2026-08-25T22:17:00Z" w16du:dateUtc="2026-08-25T16:47:00Z">
              <w:del w:id="125" w:author="Hemanth Holla" w:date="2026-09-08T10:01:00Z" w16du:dateUtc="2026-09-08T04:31:00Z">
                <w:r w:rsidR="008C7FF8" w:rsidDel="006F1103">
                  <w:rPr>
                    <w:sz w:val="18"/>
                    <w:szCs w:val="18"/>
                  </w:rPr>
                  <w:delText>?</w:delText>
                </w:r>
              </w:del>
            </w:ins>
          </w:p>
          <w:p w14:paraId="3B863D63" w14:textId="583F98E5" w:rsidR="00201D15" w:rsidDel="00C40DC8" w:rsidRDefault="00201D15">
            <w:pPr>
              <w:spacing w:line="250" w:lineRule="auto"/>
              <w:ind w:left="230" w:hanging="230"/>
              <w:rPr>
                <w:del w:id="126" w:author="Hemanth Holla" w:date="2026-09-08T10:03:00Z" w16du:dateUtc="2026-09-08T04:33:00Z"/>
              </w:rPr>
            </w:pPr>
          </w:p>
        </w:tc>
      </w:tr>
    </w:tbl>
    <w:p w14:paraId="6C919243" w14:textId="27540441" w:rsidR="001B676F" w:rsidDel="00CA7DDF" w:rsidRDefault="001B676F">
      <w:pPr>
        <w:spacing w:line="276" w:lineRule="auto"/>
        <w:rPr>
          <w:del w:id="127" w:author="Hemanth Holla" w:date="2026-09-08T10:00:00Z" w16du:dateUtc="2026-09-08T04:30:00Z"/>
        </w:rPr>
      </w:pPr>
    </w:p>
    <w:p w14:paraId="27A501D0" w14:textId="2E3E2E9E" w:rsidR="001B676F" w:rsidDel="00CA7DDF" w:rsidRDefault="0094501B">
      <w:pPr>
        <w:keepNext/>
        <w:spacing w:after="80" w:line="276" w:lineRule="auto"/>
        <w:rPr>
          <w:del w:id="128" w:author="Hemanth Holla" w:date="2026-09-08T10:00:00Z" w16du:dateUtc="2026-09-08T04:30:00Z"/>
        </w:rPr>
      </w:pPr>
      <w:del w:id="129" w:author="Hemanth Holla" w:date="2026-09-08T10:00:00Z" w16du:dateUtc="2026-09-08T04:30:00Z">
        <w:r w:rsidDel="00CA7DDF">
          <w:rPr>
            <w:b/>
            <w:bCs/>
            <w:caps/>
            <w:color w:val="1F5673"/>
            <w:spacing w:val="24"/>
            <w:sz w:val="16"/>
            <w:szCs w:val="16"/>
          </w:rPr>
          <w:delText>Key performance indicators</w:delText>
        </w:r>
      </w:del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B676F" w:rsidDel="00CA7DDF" w14:paraId="187DC228" w14:textId="7012940E">
        <w:trPr>
          <w:del w:id="130" w:author="Hemanth Holla" w:date="2026-09-08T10:00:00Z"/>
        </w:trPr>
        <w:tc>
          <w:tcPr>
            <w:tcW w:w="4680" w:type="dxa"/>
            <w:shd w:val="clear" w:color="auto" w:fill="E8EFF3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00434A94" w14:textId="4DE98E83" w:rsidR="001B676F" w:rsidDel="00CA7DDF" w:rsidRDefault="0094501B">
            <w:pPr>
              <w:spacing w:after="70" w:line="250" w:lineRule="auto"/>
              <w:ind w:left="230" w:hanging="230"/>
              <w:rPr>
                <w:del w:id="131" w:author="Hemanth Holla" w:date="2026-09-08T10:00:00Z" w16du:dateUtc="2026-09-08T04:30:00Z"/>
              </w:rPr>
            </w:pPr>
            <w:del w:id="132" w:author="Hemanth Holla" w:date="2026-09-08T10:00:00Z" w16du:dateUtc="2026-09-08T04:30:00Z">
              <w:r w:rsidDel="00CA7DDF">
                <w:rPr>
                  <w:color w:val="1F5673"/>
                  <w:sz w:val="17"/>
                  <w:szCs w:val="17"/>
                </w:rPr>
                <w:delText xml:space="preserve">▪  </w:delText>
              </w:r>
              <w:r w:rsidDel="00CA7DDF">
                <w:rPr>
                  <w:sz w:val="19"/>
                  <w:szCs w:val="19"/>
                </w:rPr>
                <w:delText>MVC — retail, bulk and old stock, region-wise</w:delText>
              </w:r>
            </w:del>
          </w:p>
          <w:p w14:paraId="3090C437" w14:textId="4A9B5918" w:rsidR="001B676F" w:rsidDel="00CA7DDF" w:rsidRDefault="0094501B">
            <w:pPr>
              <w:spacing w:after="70" w:line="250" w:lineRule="auto"/>
              <w:ind w:left="230" w:hanging="230"/>
              <w:rPr>
                <w:del w:id="133" w:author="Hemanth Holla" w:date="2026-09-08T10:00:00Z" w16du:dateUtc="2026-09-08T04:30:00Z"/>
              </w:rPr>
            </w:pPr>
            <w:del w:id="134" w:author="Hemanth Holla" w:date="2026-09-08T10:00:00Z" w16du:dateUtc="2026-09-08T04:30:00Z">
              <w:r w:rsidDel="00CA7DDF">
                <w:rPr>
                  <w:color w:val="1F5673"/>
                  <w:sz w:val="17"/>
                  <w:szCs w:val="17"/>
                </w:rPr>
                <w:delText xml:space="preserve">▪  </w:delText>
              </w:r>
              <w:r w:rsidDel="00CA7DDF">
                <w:rPr>
                  <w:sz w:val="19"/>
                  <w:szCs w:val="19"/>
                </w:rPr>
                <w:delText>Projected GC landing against target</w:delText>
              </w:r>
            </w:del>
          </w:p>
          <w:p w14:paraId="3CC45184" w14:textId="1FC90528" w:rsidR="001B676F" w:rsidDel="00CA7DDF" w:rsidRDefault="0094501B">
            <w:pPr>
              <w:spacing w:after="70" w:line="250" w:lineRule="auto"/>
              <w:ind w:left="230" w:hanging="230"/>
              <w:rPr>
                <w:del w:id="135" w:author="Hemanth Holla" w:date="2026-09-08T10:00:00Z" w16du:dateUtc="2026-09-08T04:30:00Z"/>
              </w:rPr>
            </w:pPr>
            <w:del w:id="136" w:author="Hemanth Holla" w:date="2026-09-08T10:00:00Z" w16du:dateUtc="2026-09-08T04:30:00Z">
              <w:r w:rsidDel="00CA7DDF">
                <w:rPr>
                  <w:color w:val="1F5673"/>
                  <w:sz w:val="17"/>
                  <w:szCs w:val="17"/>
                </w:rPr>
                <w:delText xml:space="preserve">▪  </w:delText>
              </w:r>
              <w:r w:rsidDel="00CA7DDF">
                <w:rPr>
                  <w:sz w:val="19"/>
                  <w:szCs w:val="19"/>
                </w:rPr>
                <w:delText>Price realisation against the glide path</w:delText>
              </w:r>
            </w:del>
          </w:p>
          <w:p w14:paraId="52780D84" w14:textId="457BDAAD" w:rsidR="001B676F" w:rsidDel="00CA7DDF" w:rsidRDefault="0094501B">
            <w:pPr>
              <w:spacing w:after="70" w:line="250" w:lineRule="auto"/>
              <w:ind w:left="230" w:hanging="230"/>
              <w:rPr>
                <w:del w:id="137" w:author="Hemanth Holla" w:date="2026-09-08T10:00:00Z" w16du:dateUtc="2026-09-08T04:30:00Z"/>
              </w:rPr>
            </w:pPr>
            <w:del w:id="138" w:author="Hemanth Holla" w:date="2026-09-08T10:00:00Z" w16du:dateUtc="2026-09-08T04:30:00Z">
              <w:r w:rsidDel="00CA7DDF">
                <w:rPr>
                  <w:color w:val="1F5673"/>
                  <w:sz w:val="17"/>
                  <w:szCs w:val="17"/>
                </w:rPr>
                <w:delText xml:space="preserve">▪  </w:delText>
              </w:r>
              <w:r w:rsidDel="00CA7DDF">
                <w:rPr>
                  <w:sz w:val="19"/>
                  <w:szCs w:val="19"/>
                </w:rPr>
                <w:delText>DAN approval cycle time by stage</w:delText>
              </w:r>
            </w:del>
          </w:p>
        </w:tc>
        <w:tc>
          <w:tcPr>
            <w:tcW w:w="4680" w:type="dxa"/>
            <w:shd w:val="clear" w:color="auto" w:fill="E8EFF3"/>
            <w:tcMar>
              <w:top w:w="110" w:type="dxa"/>
              <w:left w:w="140" w:type="dxa"/>
              <w:bottom w:w="110" w:type="dxa"/>
              <w:right w:w="160" w:type="dxa"/>
            </w:tcMar>
          </w:tcPr>
          <w:p w14:paraId="62AB759D" w14:textId="54B8446B" w:rsidR="001B676F" w:rsidDel="00CA7DDF" w:rsidRDefault="0094501B">
            <w:pPr>
              <w:spacing w:after="70" w:line="250" w:lineRule="auto"/>
              <w:ind w:left="230" w:hanging="230"/>
              <w:rPr>
                <w:del w:id="139" w:author="Hemanth Holla" w:date="2026-09-08T10:00:00Z" w16du:dateUtc="2026-09-08T04:30:00Z"/>
              </w:rPr>
            </w:pPr>
            <w:del w:id="140" w:author="Hemanth Holla" w:date="2026-09-08T10:00:00Z" w16du:dateUtc="2026-09-08T04:30:00Z">
              <w:r w:rsidDel="00CA7DDF">
                <w:rPr>
                  <w:color w:val="1F5673"/>
                  <w:sz w:val="17"/>
                  <w:szCs w:val="17"/>
                </w:rPr>
                <w:delText xml:space="preserve">▪  </w:delText>
              </w:r>
              <w:r w:rsidDel="00CA7DDF">
                <w:rPr>
                  <w:sz w:val="19"/>
                  <w:szCs w:val="19"/>
                </w:rPr>
                <w:delText>DAN-to-retail conversion</w:delText>
              </w:r>
            </w:del>
          </w:p>
          <w:p w14:paraId="66CC011E" w14:textId="6A4D78C4" w:rsidR="001B676F" w:rsidDel="00CA7DDF" w:rsidRDefault="0094501B">
            <w:pPr>
              <w:spacing w:after="70" w:line="250" w:lineRule="auto"/>
              <w:ind w:left="230" w:hanging="230"/>
              <w:rPr>
                <w:del w:id="141" w:author="Hemanth Holla" w:date="2026-09-08T10:00:00Z" w16du:dateUtc="2026-09-08T04:30:00Z"/>
              </w:rPr>
            </w:pPr>
            <w:del w:id="142" w:author="Hemanth Holla" w:date="2026-09-08T10:00:00Z" w16du:dateUtc="2026-09-08T04:30:00Z">
              <w:r w:rsidDel="00CA7DDF">
                <w:rPr>
                  <w:color w:val="1F5673"/>
                  <w:sz w:val="17"/>
                  <w:szCs w:val="17"/>
                </w:rPr>
                <w:delText xml:space="preserve">▪  </w:delText>
              </w:r>
              <w:r w:rsidDel="00CA7DDF">
                <w:rPr>
                  <w:sz w:val="19"/>
                  <w:szCs w:val="19"/>
                </w:rPr>
                <w:delText>Share of DANs escalating to Functional Head</w:delText>
              </w:r>
            </w:del>
          </w:p>
          <w:p w14:paraId="3B53CA1E" w14:textId="1E20EC36" w:rsidR="001B676F" w:rsidDel="00CA7DDF" w:rsidRDefault="0094501B">
            <w:pPr>
              <w:spacing w:after="70" w:line="250" w:lineRule="auto"/>
              <w:ind w:left="230" w:hanging="230"/>
              <w:rPr>
                <w:del w:id="143" w:author="Hemanth Holla" w:date="2026-09-08T10:00:00Z" w16du:dateUtc="2026-09-08T04:30:00Z"/>
              </w:rPr>
            </w:pPr>
            <w:del w:id="144" w:author="Hemanth Holla" w:date="2026-09-08T10:00:00Z" w16du:dateUtc="2026-09-08T04:30:00Z">
              <w:r w:rsidDel="00CA7DDF">
                <w:rPr>
                  <w:color w:val="1F5673"/>
                  <w:sz w:val="17"/>
                  <w:szCs w:val="17"/>
                </w:rPr>
                <w:delText xml:space="preserve">▪  </w:delText>
              </w:r>
              <w:r w:rsidDel="00CA7DDF">
                <w:rPr>
                  <w:sz w:val="19"/>
                  <w:szCs w:val="19"/>
                </w:rPr>
                <w:delText>Retail vs bulk mix</w:delText>
              </w:r>
            </w:del>
          </w:p>
        </w:tc>
      </w:tr>
    </w:tbl>
    <w:p w14:paraId="2B8E4988" w14:textId="13C6BF05" w:rsidR="001B676F" w:rsidDel="00CA7DDF" w:rsidRDefault="001B676F">
      <w:pPr>
        <w:spacing w:line="276" w:lineRule="auto"/>
        <w:rPr>
          <w:del w:id="145" w:author="Hemanth Holla" w:date="2026-09-08T10:00:00Z" w16du:dateUtc="2026-09-08T04:30:00Z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B676F" w:rsidDel="00CA7DDF" w14:paraId="46B3B859" w14:textId="3ECED474">
        <w:trPr>
          <w:del w:id="146" w:author="Hemanth Holla" w:date="2026-09-08T10:00:00Z"/>
        </w:trPr>
        <w:tc>
          <w:tcPr>
            <w:tcW w:w="4680" w:type="dxa"/>
            <w:shd w:val="clear" w:color="auto" w:fill="F8EDE2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0CA7A773" w14:textId="3371B205" w:rsidR="001B676F" w:rsidDel="00CA7DDF" w:rsidRDefault="0094501B">
            <w:pPr>
              <w:spacing w:after="100" w:line="276" w:lineRule="auto"/>
              <w:rPr>
                <w:del w:id="147" w:author="Hemanth Holla" w:date="2026-09-08T10:00:00Z" w16du:dateUtc="2026-09-08T04:30:00Z"/>
              </w:rPr>
            </w:pPr>
            <w:del w:id="148" w:author="Hemanth Holla" w:date="2026-09-08T10:00:00Z" w16du:dateUtc="2026-09-08T04:30:00Z">
              <w:r w:rsidDel="00CA7DDF">
                <w:rPr>
                  <w:b/>
                  <w:bCs/>
                  <w:caps/>
                  <w:color w:val="B2560D"/>
                  <w:spacing w:val="24"/>
                  <w:sz w:val="15"/>
                  <w:szCs w:val="15"/>
                </w:rPr>
                <w:delText>Alerts</w:delText>
              </w:r>
            </w:del>
          </w:p>
          <w:p w14:paraId="16CF8D5E" w14:textId="5EC8878A" w:rsidR="001B676F" w:rsidDel="00CA7DDF" w:rsidRDefault="0094501B">
            <w:pPr>
              <w:spacing w:after="70" w:line="250" w:lineRule="auto"/>
              <w:ind w:left="230" w:hanging="230"/>
              <w:rPr>
                <w:del w:id="149" w:author="Hemanth Holla" w:date="2026-09-08T10:00:00Z" w16du:dateUtc="2026-09-08T04:30:00Z"/>
              </w:rPr>
            </w:pPr>
            <w:del w:id="150" w:author="Hemanth Holla" w:date="2026-09-08T10:00:00Z" w16du:dateUtc="2026-09-08T04:30:00Z">
              <w:r w:rsidDel="00CA7DDF">
                <w:rPr>
                  <w:color w:val="B2560D"/>
                  <w:sz w:val="17"/>
                  <w:szCs w:val="17"/>
                </w:rPr>
                <w:delText xml:space="preserve">▪  </w:delText>
              </w:r>
              <w:r w:rsidDel="00CA7DDF">
                <w:rPr>
                  <w:b/>
                  <w:bCs/>
                  <w:color w:val="16232E"/>
                  <w:sz w:val="18"/>
                  <w:szCs w:val="18"/>
                </w:rPr>
                <w:delText xml:space="preserve">Projected GC breaching floor </w:delText>
              </w:r>
            </w:del>
            <w:ins w:id="151" w:author="Hemanth Holla" w:date="2026-08-26T11:57:00Z" w16du:dateUtc="2026-08-26T06:27:00Z">
              <w:del w:id="152" w:author="Hemanth Holla" w:date="2026-09-08T10:00:00Z" w16du:dateUtc="2026-09-08T04:30:00Z">
                <w:r w:rsidR="00645571" w:rsidDel="00CA7DDF">
                  <w:rPr>
                    <w:b/>
                    <w:bCs/>
                    <w:color w:val="16232E"/>
                    <w:sz w:val="18"/>
                    <w:szCs w:val="18"/>
                  </w:rPr>
                  <w:delText>thresholds</w:delText>
                </w:r>
              </w:del>
            </w:ins>
            <w:del w:id="153" w:author="Hemanth Holla" w:date="2026-09-08T10:00:00Z" w16du:dateUtc="2026-09-08T04:30:00Z">
              <w:r w:rsidDel="00CA7DDF">
                <w:rPr>
                  <w:b/>
                  <w:bCs/>
                  <w:color w:val="16232E"/>
                  <w:sz w:val="18"/>
                  <w:szCs w:val="18"/>
                </w:rPr>
                <w:delText>— before the retail lands</w:delText>
              </w:r>
            </w:del>
          </w:p>
          <w:p w14:paraId="336F1788" w14:textId="5BD53BA0" w:rsidR="001B676F" w:rsidDel="00CA7DDF" w:rsidRDefault="0094501B">
            <w:pPr>
              <w:spacing w:after="70" w:line="250" w:lineRule="auto"/>
              <w:ind w:left="230" w:hanging="230"/>
              <w:rPr>
                <w:del w:id="154" w:author="Hemanth Holla" w:date="2026-09-08T10:00:00Z" w16du:dateUtc="2026-09-08T04:30:00Z"/>
              </w:rPr>
            </w:pPr>
            <w:del w:id="155" w:author="Hemanth Holla" w:date="2026-09-08T10:00:00Z" w16du:dateUtc="2026-09-08T04:30:00Z">
              <w:r w:rsidDel="00CA7DDF">
                <w:rPr>
                  <w:color w:val="B2560D"/>
                  <w:sz w:val="17"/>
                  <w:szCs w:val="17"/>
                </w:rPr>
                <w:delText xml:space="preserve">▪  </w:delText>
              </w:r>
              <w:r w:rsidDel="00CA7DDF">
                <w:rPr>
                  <w:sz w:val="18"/>
                  <w:szCs w:val="18"/>
                </w:rPr>
                <w:delText>DAN pending beyond SLA at a named stage</w:delText>
              </w:r>
            </w:del>
          </w:p>
          <w:p w14:paraId="47E681B7" w14:textId="0FE58281" w:rsidR="001B676F" w:rsidDel="00CA7DDF" w:rsidRDefault="0094501B">
            <w:pPr>
              <w:spacing w:after="70" w:line="250" w:lineRule="auto"/>
              <w:ind w:left="230" w:hanging="230"/>
              <w:rPr>
                <w:del w:id="156" w:author="Hemanth Holla" w:date="2026-09-08T10:00:00Z" w16du:dateUtc="2026-09-08T04:30:00Z"/>
              </w:rPr>
            </w:pPr>
            <w:del w:id="157" w:author="Hemanth Holla" w:date="2026-09-08T10:00:00Z" w16du:dateUtc="2026-09-08T04:30:00Z">
              <w:r w:rsidDel="00CA7DDF">
                <w:rPr>
                  <w:color w:val="B2560D"/>
                  <w:sz w:val="17"/>
                  <w:szCs w:val="17"/>
                </w:rPr>
                <w:delText xml:space="preserve">▪  </w:delText>
              </w:r>
              <w:r w:rsidDel="00CA7DDF">
                <w:rPr>
                  <w:sz w:val="18"/>
                  <w:szCs w:val="18"/>
                </w:rPr>
                <w:delText>DAN mis-tagged — period mismatch against retail</w:delText>
              </w:r>
            </w:del>
          </w:p>
          <w:p w14:paraId="710B23FE" w14:textId="30649BE9" w:rsidR="001B676F" w:rsidDel="00CA7DDF" w:rsidRDefault="0094501B">
            <w:pPr>
              <w:spacing w:after="70" w:line="250" w:lineRule="auto"/>
              <w:ind w:left="230" w:hanging="230"/>
              <w:rPr>
                <w:del w:id="158" w:author="Hemanth Holla" w:date="2026-09-08T10:00:00Z" w16du:dateUtc="2026-09-08T04:30:00Z"/>
              </w:rPr>
            </w:pPr>
            <w:del w:id="159" w:author="Hemanth Holla" w:date="2026-09-08T10:00:00Z" w16du:dateUtc="2026-09-08T04:30:00Z">
              <w:r w:rsidDel="00CA7DDF">
                <w:rPr>
                  <w:color w:val="B2560D"/>
                  <w:sz w:val="17"/>
                  <w:szCs w:val="17"/>
                </w:rPr>
                <w:delText xml:space="preserve">▪  </w:delText>
              </w:r>
              <w:r w:rsidDel="00CA7DDF">
                <w:rPr>
                  <w:sz w:val="18"/>
                  <w:szCs w:val="18"/>
                </w:rPr>
                <w:delText>Month-end DAN spike against approval capacity</w:delText>
              </w:r>
            </w:del>
          </w:p>
          <w:p w14:paraId="5370B14C" w14:textId="553F8ED4" w:rsidR="001B676F" w:rsidDel="00CA7DDF" w:rsidRDefault="0094501B">
            <w:pPr>
              <w:spacing w:after="70" w:line="250" w:lineRule="auto"/>
              <w:ind w:left="230" w:hanging="230"/>
              <w:rPr>
                <w:del w:id="160" w:author="Hemanth Holla" w:date="2026-09-08T10:00:00Z" w16du:dateUtc="2026-09-08T04:30:00Z"/>
              </w:rPr>
            </w:pPr>
            <w:del w:id="161" w:author="Hemanth Holla" w:date="2026-09-08T10:00:00Z" w16du:dateUtc="2026-09-08T04:30:00Z">
              <w:r w:rsidDel="00CA7DDF">
                <w:rPr>
                  <w:color w:val="B2560D"/>
                  <w:sz w:val="17"/>
                  <w:szCs w:val="17"/>
                </w:rPr>
                <w:delText xml:space="preserve">▪  </w:delText>
              </w:r>
              <w:r w:rsidDel="00CA7DDF">
                <w:rPr>
                  <w:sz w:val="18"/>
                  <w:szCs w:val="18"/>
                </w:rPr>
                <w:delText>Discount above historical norm for model and region</w:delText>
              </w:r>
            </w:del>
          </w:p>
        </w:tc>
        <w:tc>
          <w:tcPr>
            <w:tcW w:w="4680" w:type="dxa"/>
            <w:shd w:val="clear" w:color="auto" w:fill="EDEAF4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254E8B59" w14:textId="680376AD" w:rsidR="001B676F" w:rsidDel="00CA7DDF" w:rsidRDefault="0094501B">
            <w:pPr>
              <w:spacing w:after="100" w:line="276" w:lineRule="auto"/>
              <w:rPr>
                <w:del w:id="162" w:author="Hemanth Holla" w:date="2026-09-08T10:00:00Z" w16du:dateUtc="2026-09-08T04:30:00Z"/>
              </w:rPr>
            </w:pPr>
            <w:del w:id="163" w:author="Hemanth Holla" w:date="2026-09-08T10:00:00Z" w16du:dateUtc="2026-09-08T04:30:00Z">
              <w:r w:rsidDel="00CA7DDF">
                <w:rPr>
                  <w:b/>
                  <w:bCs/>
                  <w:caps/>
                  <w:color w:val="57468B"/>
                  <w:spacing w:val="24"/>
                  <w:sz w:val="15"/>
                  <w:szCs w:val="15"/>
                </w:rPr>
                <w:delText>Insights</w:delText>
              </w:r>
            </w:del>
          </w:p>
          <w:p w14:paraId="5144ADE6" w14:textId="39FA2365" w:rsidR="001B676F" w:rsidDel="00CA7DDF" w:rsidRDefault="0094501B">
            <w:pPr>
              <w:spacing w:after="70" w:line="250" w:lineRule="auto"/>
              <w:ind w:left="230" w:hanging="230"/>
              <w:rPr>
                <w:del w:id="164" w:author="Hemanth Holla" w:date="2026-09-08T10:00:00Z" w16du:dateUtc="2026-09-08T04:30:00Z"/>
              </w:rPr>
            </w:pPr>
            <w:del w:id="165" w:author="Hemanth Holla" w:date="2026-09-08T10:00:00Z" w16du:dateUtc="2026-09-08T04:30:00Z">
              <w:r w:rsidDel="00CA7DDF">
                <w:rPr>
                  <w:color w:val="57468B"/>
                  <w:sz w:val="17"/>
                  <w:szCs w:val="17"/>
                </w:rPr>
                <w:delText xml:space="preserve">▪  </w:delText>
              </w:r>
              <w:r w:rsidDel="00CA7DDF">
                <w:rPr>
                  <w:sz w:val="18"/>
                  <w:szCs w:val="18"/>
                </w:rPr>
                <w:delText>MVC movement decomposed — old chassis closed, DAN thrown, mix shift</w:delText>
              </w:r>
            </w:del>
          </w:p>
          <w:p w14:paraId="52D01EDB" w14:textId="36E13FA7" w:rsidR="001B676F" w:rsidDel="00CA7DDF" w:rsidRDefault="0094501B">
            <w:pPr>
              <w:spacing w:after="70" w:line="250" w:lineRule="auto"/>
              <w:ind w:left="230" w:hanging="230"/>
              <w:rPr>
                <w:del w:id="166" w:author="Hemanth Holla" w:date="2026-09-08T10:00:00Z" w16du:dateUtc="2026-09-08T04:30:00Z"/>
              </w:rPr>
            </w:pPr>
            <w:del w:id="167" w:author="Hemanth Holla" w:date="2026-09-08T10:00:00Z" w16du:dateUtc="2026-09-08T04:30:00Z">
              <w:r w:rsidDel="00CA7DDF">
                <w:rPr>
                  <w:color w:val="57468B"/>
                  <w:sz w:val="17"/>
                  <w:szCs w:val="17"/>
                </w:rPr>
                <w:delText xml:space="preserve">▪  </w:delText>
              </w:r>
              <w:r w:rsidDel="00CA7DDF">
                <w:rPr>
                  <w:sz w:val="18"/>
                  <w:szCs w:val="18"/>
                </w:rPr>
                <w:delText>Top adverse deals ranked descending, automatically</w:delText>
              </w:r>
            </w:del>
          </w:p>
          <w:p w14:paraId="153C8A48" w14:textId="221140DE" w:rsidR="001B676F" w:rsidDel="00CA7DDF" w:rsidRDefault="0094501B">
            <w:pPr>
              <w:spacing w:after="70" w:line="250" w:lineRule="auto"/>
              <w:ind w:left="230" w:hanging="230"/>
              <w:rPr>
                <w:del w:id="168" w:author="Hemanth Holla" w:date="2026-09-08T10:00:00Z" w16du:dateUtc="2026-09-08T04:30:00Z"/>
              </w:rPr>
            </w:pPr>
            <w:del w:id="169" w:author="Hemanth Holla" w:date="2026-09-08T10:00:00Z" w16du:dateUtc="2026-09-08T04:30:00Z">
              <w:r w:rsidDel="00CA7DDF">
                <w:rPr>
                  <w:color w:val="57468B"/>
                  <w:sz w:val="17"/>
                  <w:szCs w:val="17"/>
                </w:rPr>
                <w:delText xml:space="preserve">▪  </w:delText>
              </w:r>
              <w:r w:rsidDel="00CA7DDF">
                <w:rPr>
                  <w:sz w:val="18"/>
                  <w:szCs w:val="18"/>
                </w:rPr>
                <w:delText>Approval bottleneck by approver and stage</w:delText>
              </w:r>
            </w:del>
          </w:p>
          <w:p w14:paraId="4E91B403" w14:textId="1CDF550F" w:rsidR="001B676F" w:rsidDel="00CA7DDF" w:rsidRDefault="0094501B">
            <w:pPr>
              <w:spacing w:after="70" w:line="250" w:lineRule="auto"/>
              <w:ind w:left="230" w:hanging="230"/>
              <w:rPr>
                <w:del w:id="170" w:author="Hemanth Holla" w:date="2026-09-08T10:00:00Z" w16du:dateUtc="2026-09-08T04:30:00Z"/>
              </w:rPr>
            </w:pPr>
            <w:del w:id="171" w:author="Hemanth Holla" w:date="2026-09-08T10:00:00Z" w16du:dateUtc="2026-09-08T04:30:00Z">
              <w:r w:rsidDel="00CA7DDF">
                <w:rPr>
                  <w:color w:val="57468B"/>
                  <w:sz w:val="17"/>
                  <w:szCs w:val="17"/>
                </w:rPr>
                <w:delText xml:space="preserve">▪  </w:delText>
              </w:r>
              <w:r w:rsidDel="00CA7DDF">
                <w:rPr>
                  <w:sz w:val="18"/>
                  <w:szCs w:val="18"/>
                </w:rPr>
                <w:delText>Approved-but-unconverted DAN as phantom liability</w:delText>
              </w:r>
            </w:del>
          </w:p>
        </w:tc>
      </w:tr>
    </w:tbl>
    <w:p w14:paraId="77B3FF54" w14:textId="1FB932DF" w:rsidR="001B676F" w:rsidDel="00CA7DDF" w:rsidRDefault="001B676F">
      <w:pPr>
        <w:spacing w:line="276" w:lineRule="auto"/>
        <w:rPr>
          <w:del w:id="172" w:author="Hemanth Holla" w:date="2026-09-08T10:00:00Z" w16du:dateUtc="2026-09-08T04:30:00Z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676F" w:rsidDel="00CA7DDF" w14:paraId="36570251" w14:textId="574091B3">
        <w:trPr>
          <w:del w:id="173" w:author="Hemanth Holla" w:date="2026-09-08T10:00:00Z"/>
        </w:trPr>
        <w:tc>
          <w:tcPr>
            <w:tcW w:w="9360" w:type="dxa"/>
            <w:shd w:val="clear" w:color="auto" w:fill="E4F0EB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4F5720EB" w14:textId="43A6B515" w:rsidR="001B676F" w:rsidDel="00CA7DDF" w:rsidRDefault="0094501B">
            <w:pPr>
              <w:spacing w:after="100" w:line="276" w:lineRule="auto"/>
              <w:rPr>
                <w:del w:id="174" w:author="Hemanth Holla" w:date="2026-09-08T10:00:00Z" w16du:dateUtc="2026-09-08T04:30:00Z"/>
              </w:rPr>
            </w:pPr>
            <w:del w:id="175" w:author="Hemanth Holla" w:date="2026-09-08T10:00:00Z" w16du:dateUtc="2026-09-08T04:30:00Z">
              <w:r w:rsidDel="00CA7DDF">
                <w:rPr>
                  <w:b/>
                  <w:bCs/>
                  <w:caps/>
                  <w:color w:val="1A6B51"/>
                  <w:spacing w:val="24"/>
                  <w:sz w:val="15"/>
                  <w:szCs w:val="15"/>
                </w:rPr>
                <w:delText>Actions</w:delText>
              </w:r>
            </w:del>
          </w:p>
          <w:p w14:paraId="5C96A452" w14:textId="7FA9AC73" w:rsidR="001B676F" w:rsidDel="00CA7DDF" w:rsidRDefault="0094501B">
            <w:pPr>
              <w:spacing w:after="70" w:line="250" w:lineRule="auto"/>
              <w:ind w:left="230" w:hanging="230"/>
              <w:rPr>
                <w:del w:id="176" w:author="Hemanth Holla" w:date="2026-09-08T10:00:00Z" w16du:dateUtc="2026-09-08T04:30:00Z"/>
              </w:rPr>
            </w:pPr>
            <w:del w:id="177" w:author="Hemanth Holla" w:date="2026-09-08T10:00:00Z" w16du:dateUtc="2026-09-08T04:30:00Z">
              <w:r w:rsidDel="00CA7DDF">
                <w:rPr>
                  <w:color w:val="1A6B51"/>
                  <w:sz w:val="17"/>
                  <w:szCs w:val="17"/>
                </w:rPr>
                <w:delText xml:space="preserve">▪  </w:delText>
              </w:r>
              <w:r w:rsidDel="00CA7DDF">
                <w:rPr>
                  <w:b/>
                  <w:bCs/>
                  <w:color w:val="16232E"/>
                  <w:sz w:val="18"/>
                  <w:szCs w:val="18"/>
                </w:rPr>
                <w:delText>Deal simulation</w:delText>
              </w:r>
              <w:r w:rsidDel="00CA7DDF">
                <w:rPr>
                  <w:sz w:val="18"/>
                  <w:szCs w:val="18"/>
                </w:rPr>
                <w:delText xml:space="preserve"> — given a GC floor, which open deals to approve</w:delText>
              </w:r>
            </w:del>
          </w:p>
          <w:p w14:paraId="1A2ACC89" w14:textId="483ACC13" w:rsidR="001B676F" w:rsidDel="00CA7DDF" w:rsidRDefault="0094501B">
            <w:pPr>
              <w:spacing w:after="70" w:line="250" w:lineRule="auto"/>
              <w:ind w:left="230" w:hanging="230"/>
              <w:rPr>
                <w:del w:id="178" w:author="Hemanth Holla" w:date="2026-09-08T10:00:00Z" w16du:dateUtc="2026-09-08T04:30:00Z"/>
              </w:rPr>
            </w:pPr>
            <w:del w:id="179" w:author="Hemanth Holla" w:date="2026-09-08T10:00:00Z" w16du:dateUtc="2026-09-08T04:30:00Z">
              <w:r w:rsidDel="00CA7DDF">
                <w:rPr>
                  <w:color w:val="1A6B51"/>
                  <w:sz w:val="17"/>
                  <w:szCs w:val="17"/>
                </w:rPr>
                <w:delText xml:space="preserve">▪  </w:delText>
              </w:r>
              <w:r w:rsidDel="00CA7DDF">
                <w:rPr>
                  <w:b/>
                  <w:bCs/>
                  <w:color w:val="16232E"/>
                  <w:sz w:val="18"/>
                  <w:szCs w:val="18"/>
                </w:rPr>
                <w:delText>Offset simulation</w:delText>
              </w:r>
              <w:r w:rsidDel="00CA7DDF">
                <w:rPr>
                  <w:sz w:val="18"/>
                  <w:szCs w:val="18"/>
                </w:rPr>
                <w:delText xml:space="preserve"> — mix or offtake changes that recover the gap</w:delText>
              </w:r>
            </w:del>
          </w:p>
          <w:p w14:paraId="76F56913" w14:textId="4EB789A0" w:rsidR="001B676F" w:rsidDel="00CA7DDF" w:rsidRDefault="0094501B">
            <w:pPr>
              <w:spacing w:after="70" w:line="250" w:lineRule="auto"/>
              <w:ind w:left="230" w:hanging="230"/>
              <w:rPr>
                <w:del w:id="180" w:author="Hemanth Holla" w:date="2026-09-08T10:00:00Z" w16du:dateUtc="2026-09-08T04:30:00Z"/>
              </w:rPr>
            </w:pPr>
            <w:del w:id="181" w:author="Hemanth Holla" w:date="2026-09-08T10:00:00Z" w16du:dateUtc="2026-09-08T04:30:00Z">
              <w:r w:rsidDel="00CA7DDF">
                <w:rPr>
                  <w:color w:val="1A6B51"/>
                  <w:sz w:val="17"/>
                  <w:szCs w:val="17"/>
                </w:rPr>
                <w:delText xml:space="preserve">▪  </w:delText>
              </w:r>
              <w:r w:rsidDel="00CA7DDF">
                <w:rPr>
                  <w:sz w:val="18"/>
                  <w:szCs w:val="18"/>
                </w:rPr>
                <w:delText>Defer a retail into next month, with volume impact quantified</w:delText>
              </w:r>
            </w:del>
          </w:p>
          <w:p w14:paraId="3FCCFEC8" w14:textId="52490B3A" w:rsidR="001B676F" w:rsidDel="00CA7DDF" w:rsidRDefault="0094501B">
            <w:pPr>
              <w:spacing w:after="70" w:line="250" w:lineRule="auto"/>
              <w:ind w:left="230" w:hanging="230"/>
              <w:rPr>
                <w:del w:id="182" w:author="Hemanth Holla" w:date="2026-09-08T10:00:00Z" w16du:dateUtc="2026-09-08T04:30:00Z"/>
              </w:rPr>
            </w:pPr>
            <w:del w:id="183" w:author="Hemanth Holla" w:date="2026-09-08T10:00:00Z" w16du:dateUtc="2026-09-08T04:30:00Z">
              <w:r w:rsidDel="00CA7DDF">
                <w:rPr>
                  <w:color w:val="1A6B51"/>
                  <w:sz w:val="17"/>
                  <w:szCs w:val="17"/>
                </w:rPr>
                <w:delText xml:space="preserve">▪  </w:delText>
              </w:r>
              <w:r w:rsidDel="00CA7DDF">
                <w:rPr>
                  <w:sz w:val="18"/>
                  <w:szCs w:val="18"/>
                </w:rPr>
                <w:delText>Set and cascade the MVC reduction target as a dealer scheme</w:delText>
              </w:r>
            </w:del>
          </w:p>
        </w:tc>
      </w:tr>
    </w:tbl>
    <w:p w14:paraId="4300B817" w14:textId="632273DD" w:rsidR="001B676F" w:rsidDel="00CA7DDF" w:rsidRDefault="001B676F">
      <w:pPr>
        <w:spacing w:line="276" w:lineRule="auto"/>
        <w:rPr>
          <w:del w:id="184" w:author="Hemanth Holla" w:date="2026-09-08T10:00:00Z" w16du:dateUtc="2026-09-08T04:30:00Z"/>
        </w:rPr>
      </w:pPr>
    </w:p>
    <w:tbl>
      <w:tblPr>
        <w:tblW w:w="9360" w:type="dxa"/>
        <w:tblBorders>
          <w:top w:val="none" w:sz="0" w:space="0" w:color="FFFFFF"/>
          <w:left w:val="single" w:sz="12" w:space="0" w:color="B2560D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676F" w:rsidDel="00CA7DDF" w14:paraId="45743210" w14:textId="584BEBFB">
        <w:trPr>
          <w:del w:id="185" w:author="Hemanth Holla" w:date="2026-09-08T10:00:00Z"/>
        </w:trPr>
        <w:tc>
          <w:tcPr>
            <w:tcW w:w="9360" w:type="dxa"/>
            <w:tcMar>
              <w:top w:w="110" w:type="dxa"/>
              <w:left w:w="170" w:type="dxa"/>
              <w:bottom w:w="110" w:type="dxa"/>
              <w:right w:w="160" w:type="dxa"/>
            </w:tcMar>
          </w:tcPr>
          <w:p w14:paraId="0DA31BF5" w14:textId="0E79234D" w:rsidR="001B676F" w:rsidDel="00CA7DDF" w:rsidRDefault="0094501B">
            <w:pPr>
              <w:spacing w:line="276" w:lineRule="auto"/>
              <w:rPr>
                <w:del w:id="186" w:author="Hemanth Holla" w:date="2026-09-08T10:00:00Z" w16du:dateUtc="2026-09-08T04:30:00Z"/>
              </w:rPr>
            </w:pPr>
            <w:del w:id="187" w:author="Hemanth Holla" w:date="2026-09-08T10:00:00Z" w16du:dateUtc="2026-09-08T04:30:00Z">
              <w:r w:rsidDel="00CA7DDF">
                <w:rPr>
                  <w:b/>
                  <w:bCs/>
                  <w:color w:val="B2560D"/>
                  <w:sz w:val="19"/>
                  <w:szCs w:val="19"/>
                </w:rPr>
                <w:delText>Prerequisite</w:delText>
              </w:r>
              <w:r w:rsidDel="00CA7DDF">
                <w:rPr>
                  <w:sz w:val="19"/>
                  <w:szCs w:val="19"/>
                </w:rPr>
                <w:delText xml:space="preserve"> — the live deal repository. Deals are negotiated verbally with no enquiry and no DAN until nearly settled. Without capture at negotiation stage there is nothing to simulate against.</w:delText>
              </w:r>
            </w:del>
          </w:p>
        </w:tc>
      </w:tr>
    </w:tbl>
    <w:p w14:paraId="5D876277" w14:textId="77777777" w:rsidR="00CA7DDF" w:rsidRDefault="0094501B">
      <w:pPr>
        <w:rPr>
          <w:ins w:id="188" w:author="Hemanth Holla" w:date="2026-09-08T10:00:00Z" w16du:dateUtc="2026-09-08T04:30:00Z"/>
        </w:rPr>
      </w:pPr>
      <w:del w:id="189" w:author="Hemanth Holla" w:date="2026-09-08T10:00:00Z" w16du:dateUtc="2026-09-08T04:30:00Z">
        <w:r w:rsidDel="00CA7DDF">
          <w:br w:type="page"/>
        </w:r>
      </w:del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CA7DDF" w14:paraId="5DC7C3F6" w14:textId="77777777" w:rsidTr="00A02B20">
        <w:trPr>
          <w:ins w:id="190" w:author="Hemanth Holla" w:date="2026-09-08T10:00:00Z"/>
        </w:trPr>
        <w:tc>
          <w:tcPr>
            <w:tcW w:w="9360" w:type="dxa"/>
            <w:tcBorders>
              <w:left w:val="single" w:sz="24" w:space="0" w:color="57468B"/>
            </w:tcBorders>
            <w:tcMar>
              <w:top w:w="150" w:type="dxa"/>
              <w:left w:w="200" w:type="dxa"/>
              <w:bottom w:w="150" w:type="dxa"/>
              <w:right w:w="140" w:type="dxa"/>
            </w:tcMar>
          </w:tcPr>
          <w:p w14:paraId="2DD94DA4" w14:textId="77777777" w:rsidR="00CA7DDF" w:rsidRDefault="00CA7DDF" w:rsidP="00A02B20">
            <w:pPr>
              <w:spacing w:after="60"/>
              <w:rPr>
                <w:ins w:id="191" w:author="Hemanth Holla" w:date="2026-09-08T10:00:00Z" w16du:dateUtc="2026-09-08T04:30:00Z"/>
              </w:rPr>
            </w:pPr>
            <w:ins w:id="192" w:author="Hemanth Holla" w:date="2026-09-08T10:00:00Z" w16du:dateUtc="2026-09-08T04:30:00Z">
              <w:r>
                <w:rPr>
                  <w:b/>
                  <w:caps/>
                  <w:color w:val="57468B"/>
                  <w:spacing w:val="24"/>
                  <w:sz w:val="15"/>
                </w:rPr>
                <w:t>M3 · SHARED — TRACK A + B</w:t>
              </w:r>
            </w:ins>
          </w:p>
          <w:p w14:paraId="04846153" w14:textId="77777777" w:rsidR="00CA7DDF" w:rsidRDefault="00CA7DDF" w:rsidP="00A02B20">
            <w:pPr>
              <w:spacing w:after="40" w:line="264" w:lineRule="auto"/>
              <w:rPr>
                <w:ins w:id="193" w:author="Hemanth Holla" w:date="2026-09-08T10:00:00Z" w16du:dateUtc="2026-09-08T04:30:00Z"/>
              </w:rPr>
            </w:pPr>
            <w:ins w:id="194" w:author="Hemanth Holla" w:date="2026-09-08T10:00:00Z" w16du:dateUtc="2026-09-08T04:30:00Z">
              <w:r>
                <w:rPr>
                  <w:b/>
                  <w:color w:val="16232E"/>
                  <w:sz w:val="28"/>
                </w:rPr>
                <w:t>Discount &amp; Gross Contribution</w:t>
              </w:r>
            </w:ins>
          </w:p>
          <w:p w14:paraId="65967156" w14:textId="77777777" w:rsidR="00CA7DDF" w:rsidRDefault="00CA7DDF" w:rsidP="00A02B20">
            <w:pPr>
              <w:spacing w:after="40" w:line="264" w:lineRule="auto"/>
              <w:rPr>
                <w:ins w:id="195" w:author="Hemanth Holla" w:date="2026-09-08T10:00:00Z" w16du:dateUtc="2026-09-08T04:30:00Z"/>
              </w:rPr>
            </w:pPr>
            <w:ins w:id="196" w:author="Hemanth Holla" w:date="2026-09-08T10:00:00Z" w16du:dateUtc="2026-09-08T04:30:00Z">
              <w:r>
                <w:rPr>
                  <w:i/>
                  <w:sz w:val="22"/>
                </w:rPr>
                <w:t>What will GC land at, and which deals should I approve to hold it?</w:t>
              </w:r>
            </w:ins>
          </w:p>
          <w:p w14:paraId="5786D552" w14:textId="77777777" w:rsidR="00CA7DDF" w:rsidRDefault="00CA7DDF" w:rsidP="00A02B20">
            <w:pPr>
              <w:spacing w:line="264" w:lineRule="auto"/>
              <w:rPr>
                <w:ins w:id="197" w:author="Hemanth Holla" w:date="2026-09-08T10:00:00Z" w16du:dateUtc="2026-09-08T04:30:00Z"/>
              </w:rPr>
            </w:pPr>
            <w:ins w:id="198" w:author="Hemanth Holla" w:date="2026-09-08T10:00:00Z" w16du:dateUtc="2026-09-08T04:30:00Z">
              <w:r>
                <w:rPr>
                  <w:color w:val="6B7C87"/>
                  <w:sz w:val="16"/>
                </w:rPr>
                <w:t>Owner: Finance (GC &amp; Profitability) + Sales vertical   |   Refresh: daily, T−1 moving to T−2 hrs; monthly for offtake and GC bridge</w:t>
              </w:r>
            </w:ins>
          </w:p>
          <w:p w14:paraId="6AB285E6" w14:textId="77777777" w:rsidR="00CA7DDF" w:rsidRDefault="00CA7DDF" w:rsidP="00A02B20">
            <w:pPr>
              <w:spacing w:before="60"/>
              <w:rPr>
                <w:ins w:id="199" w:author="Hemanth Holla" w:date="2026-09-08T10:00:00Z" w16du:dateUtc="2026-09-08T04:30:00Z"/>
              </w:rPr>
            </w:pPr>
            <w:ins w:id="200" w:author="Hemanth Holla" w:date="2026-09-08T10:00:00Z" w16du:dateUtc="2026-09-08T04:30:00Z">
              <w:r>
                <w:rPr>
                  <w:i/>
                  <w:color w:val="6B7C87"/>
                  <w:sz w:val="15"/>
                </w:rPr>
                <w:t>Updated following the GC &amp; Profitability session with Finance, 3 September 2026.</w:t>
              </w:r>
            </w:ins>
          </w:p>
        </w:tc>
      </w:tr>
    </w:tbl>
    <w:p w14:paraId="53B5946D" w14:textId="77777777" w:rsidR="00CA7DDF" w:rsidRDefault="00CA7DDF" w:rsidP="00CA7DDF">
      <w:pPr>
        <w:spacing w:line="264" w:lineRule="auto"/>
        <w:rPr>
          <w:ins w:id="201" w:author="Hemanth Holla" w:date="2026-09-08T10:00:00Z" w16du:dateUtc="2026-09-08T04:30:00Z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7DDF" w14:paraId="7FCDB77C" w14:textId="77777777" w:rsidTr="00A02B20">
        <w:trPr>
          <w:ins w:id="202" w:author="Hemanth Holla" w:date="2026-09-08T10:00:00Z"/>
        </w:trPr>
        <w:tc>
          <w:tcPr>
            <w:tcW w:w="9360" w:type="dxa"/>
            <w:shd w:val="clear" w:color="auto" w:fill="F1F4F5"/>
            <w:tcMar>
              <w:top w:w="140" w:type="dxa"/>
              <w:left w:w="170" w:type="dxa"/>
              <w:bottom w:w="140" w:type="dxa"/>
              <w:right w:w="140" w:type="dxa"/>
            </w:tcMar>
          </w:tcPr>
          <w:p w14:paraId="780BEE30" w14:textId="77777777" w:rsidR="00CA7DDF" w:rsidRDefault="00CA7DDF" w:rsidP="00A02B20">
            <w:pPr>
              <w:spacing w:after="100"/>
              <w:rPr>
                <w:ins w:id="203" w:author="Hemanth Holla" w:date="2026-09-08T10:00:00Z" w16du:dateUtc="2026-09-08T04:30:00Z"/>
              </w:rPr>
            </w:pPr>
            <w:ins w:id="204" w:author="Hemanth Holla" w:date="2026-09-08T10:00:00Z" w16du:dateUtc="2026-09-08T04:30:00Z">
              <w:r>
                <w:rPr>
                  <w:b/>
                  <w:caps/>
                  <w:color w:val="6B7C87"/>
                  <w:spacing w:val="24"/>
                  <w:sz w:val="15"/>
                </w:rPr>
                <w:t>Pain points today</w:t>
              </w:r>
            </w:ins>
          </w:p>
          <w:p w14:paraId="7CBDAA69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05" w:author="Hemanth Holla" w:date="2026-09-08T10:00:00Z" w16du:dateUtc="2026-09-08T04:30:00Z"/>
              </w:rPr>
            </w:pPr>
            <w:ins w:id="206" w:author="Hemanth Holla" w:date="2026-09-08T10:00:00Z" w16du:dateUtc="2026-09-08T04:30:00Z">
              <w:r>
                <w:rPr>
                  <w:color w:val="8B98A1"/>
                  <w:sz w:val="17"/>
                </w:rPr>
                <w:t xml:space="preserve">▪  </w:t>
              </w:r>
              <w:r>
                <w:rPr>
                  <w:b/>
                  <w:color w:val="16232E"/>
                  <w:sz w:val="19"/>
                </w:rPr>
                <w:t>In-month projected GC does not exist</w:t>
              </w:r>
              <w:r>
                <w:rPr>
                  <w:sz w:val="19"/>
                </w:rPr>
                <w:t xml:space="preserve"> — Ayush: </w:t>
              </w:r>
              <w:r>
                <w:rPr>
                  <w:i/>
                  <w:sz w:val="19"/>
                </w:rPr>
                <w:t>"that part is missing."</w:t>
              </w:r>
              <w:r>
                <w:rPr>
                  <w:sz w:val="19"/>
                </w:rPr>
                <w:t xml:space="preserve"> Targets and actuals are tracked; the landing point is not</w:t>
              </w:r>
            </w:ins>
          </w:p>
          <w:p w14:paraId="133F6B78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07" w:author="Hemanth Holla" w:date="2026-09-08T10:00:00Z" w16du:dateUtc="2026-09-08T04:30:00Z"/>
              </w:rPr>
            </w:pPr>
            <w:ins w:id="208" w:author="Hemanth Holla" w:date="2026-09-08T10:00:00Z" w16du:dateUtc="2026-09-08T04:30:00Z">
              <w:r>
                <w:rPr>
                  <w:color w:val="8B98A1"/>
                  <w:sz w:val="17"/>
                </w:rPr>
                <w:t xml:space="preserve">▪  </w:t>
              </w:r>
              <w:r>
                <w:rPr>
                  <w:sz w:val="19"/>
                </w:rPr>
                <w:t xml:space="preserve">Blocked on </w:t>
              </w:r>
              <w:r>
                <w:rPr>
                  <w:b/>
                  <w:color w:val="16232E"/>
                  <w:sz w:val="19"/>
                </w:rPr>
                <w:t>real-time material cost inflation</w:t>
              </w:r>
              <w:r>
                <w:rPr>
                  <w:sz w:val="19"/>
                </w:rPr>
                <w:t xml:space="preserve"> — derived monthly from COPA on historical trend; needs plant finance participation</w:t>
              </w:r>
            </w:ins>
          </w:p>
          <w:p w14:paraId="030A8EAC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09" w:author="Hemanth Holla" w:date="2026-09-08T10:00:00Z" w16du:dateUtc="2026-09-08T04:30:00Z"/>
              </w:rPr>
            </w:pPr>
            <w:ins w:id="210" w:author="Hemanth Holla" w:date="2026-09-08T10:00:00Z" w16du:dateUtc="2026-09-08T04:30:00Z">
              <w:r>
                <w:rPr>
                  <w:color w:val="8B98A1"/>
                  <w:sz w:val="17"/>
                </w:rPr>
                <w:t xml:space="preserve">▪  </w:t>
              </w:r>
              <w:r>
                <w:rPr>
                  <w:b/>
                  <w:color w:val="16232E"/>
                  <w:sz w:val="19"/>
                </w:rPr>
                <w:t>Offtake discount is provisioned, not actual</w:t>
              </w:r>
              <w:r>
                <w:rPr>
                  <w:sz w:val="19"/>
                </w:rPr>
                <w:t xml:space="preserve"> — P&amp;L is struck on offtake while the discount reflection is retail-driven</w:t>
              </w:r>
            </w:ins>
          </w:p>
          <w:p w14:paraId="4710192D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11" w:author="Hemanth Holla" w:date="2026-09-08T10:00:00Z" w16du:dateUtc="2026-09-08T04:30:00Z"/>
              </w:rPr>
            </w:pPr>
            <w:ins w:id="212" w:author="Hemanth Holla" w:date="2026-09-08T10:00:00Z" w16du:dateUtc="2026-09-08T04:30:00Z">
              <w:r>
                <w:rPr>
                  <w:color w:val="8B98A1"/>
                  <w:sz w:val="17"/>
                </w:rPr>
                <w:t xml:space="preserve">▪  </w:t>
              </w:r>
              <w:r>
                <w:rPr>
                  <w:sz w:val="19"/>
                </w:rPr>
                <w:t xml:space="preserve">Approvers see </w:t>
              </w:r>
              <w:r>
                <w:rPr>
                  <w:b/>
                  <w:color w:val="16232E"/>
                  <w:sz w:val="19"/>
                </w:rPr>
                <w:t>this deal’s GC, not the cumulative effect</w:t>
              </w:r>
              <w:r>
                <w:rPr>
                  <w:sz w:val="19"/>
                </w:rPr>
                <w:t xml:space="preserve"> on the month’s position</w:t>
              </w:r>
            </w:ins>
          </w:p>
          <w:p w14:paraId="4FA2B222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13" w:author="Hemanth Holla" w:date="2026-09-08T10:00:00Z" w16du:dateUtc="2026-09-08T04:30:00Z"/>
              </w:rPr>
            </w:pPr>
            <w:ins w:id="214" w:author="Hemanth Holla" w:date="2026-09-08T10:00:00Z" w16du:dateUtc="2026-09-08T04:30:00Z">
              <w:r>
                <w:rPr>
                  <w:color w:val="8B98A1"/>
                  <w:sz w:val="17"/>
                </w:rPr>
                <w:t xml:space="preserve">▪  </w:t>
              </w:r>
              <w:r>
                <w:rPr>
                  <w:b/>
                  <w:color w:val="16232E"/>
                  <w:sz w:val="19"/>
                </w:rPr>
                <w:t>No benchmark at approval time</w:t>
              </w:r>
              <w:r>
                <w:rPr>
                  <w:sz w:val="19"/>
                </w:rPr>
                <w:t xml:space="preserve"> — approver cannot see last month’s average discount for that region</w:t>
              </w:r>
            </w:ins>
          </w:p>
          <w:p w14:paraId="2F98AA94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15" w:author="Hemanth Holla" w:date="2026-09-08T10:00:00Z" w16du:dateUtc="2026-09-08T04:30:00Z"/>
              </w:rPr>
            </w:pPr>
            <w:ins w:id="216" w:author="Hemanth Holla" w:date="2026-09-08T10:00:00Z" w16du:dateUtc="2026-09-08T04:30:00Z">
              <w:r>
                <w:rPr>
                  <w:color w:val="8B98A1"/>
                  <w:sz w:val="17"/>
                </w:rPr>
                <w:t xml:space="preserve">▪  </w:t>
              </w:r>
              <w:r>
                <w:rPr>
                  <w:sz w:val="19"/>
                </w:rPr>
                <w:t xml:space="preserve">Rolling 12-month FERT-wise NTP trend is </w:t>
              </w:r>
              <w:r>
                <w:rPr>
                  <w:b/>
                  <w:color w:val="16232E"/>
                  <w:sz w:val="19"/>
                </w:rPr>
                <w:t>manual Excel, on request</w:t>
              </w:r>
            </w:ins>
          </w:p>
          <w:p w14:paraId="0ED4BCA5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17" w:author="Hemanth Holla" w:date="2026-09-08T10:00:00Z" w16du:dateUtc="2026-09-08T04:30:00Z"/>
              </w:rPr>
            </w:pPr>
            <w:ins w:id="218" w:author="Hemanth Holla" w:date="2026-09-08T10:00:00Z" w16du:dateUtc="2026-09-08T04:30:00Z">
              <w:r>
                <w:rPr>
                  <w:color w:val="8B98A1"/>
                  <w:sz w:val="17"/>
                </w:rPr>
                <w:t xml:space="preserve">▪  </w:t>
              </w:r>
              <w:r>
                <w:rPr>
                  <w:sz w:val="19"/>
                </w:rPr>
                <w:t xml:space="preserve">Sharp NTP movements are </w:t>
              </w:r>
              <w:r>
                <w:rPr>
                  <w:b/>
                  <w:color w:val="16232E"/>
                  <w:sz w:val="19"/>
                </w:rPr>
                <w:t>investigated manually, after the fact</w:t>
              </w:r>
            </w:ins>
          </w:p>
          <w:p w14:paraId="1255C75B" w14:textId="68270B1E" w:rsidR="00CA7DDF" w:rsidRDefault="00CA7DDF" w:rsidP="00A02B20">
            <w:pPr>
              <w:spacing w:after="55" w:line="250" w:lineRule="auto"/>
              <w:ind w:left="230" w:hanging="230"/>
              <w:rPr>
                <w:ins w:id="219" w:author="Hemanth Holla" w:date="2026-09-08T10:00:00Z" w16du:dateUtc="2026-09-08T04:30:00Z"/>
              </w:rPr>
            </w:pPr>
            <w:ins w:id="220" w:author="Hemanth Holla" w:date="2026-09-08T10:00:00Z" w16du:dateUtc="2026-09-08T04:30:00Z">
              <w:r>
                <w:rPr>
                  <w:color w:val="8B98A1"/>
                  <w:sz w:val="17"/>
                </w:rPr>
                <w:t xml:space="preserve">▪  </w:t>
              </w:r>
              <w:r>
                <w:rPr>
                  <w:sz w:val="19"/>
                </w:rPr>
                <w:t xml:space="preserve">Prior GC improvement targets (₹10–20k/vehicle) </w:t>
              </w:r>
              <w:r>
                <w:rPr>
                  <w:b/>
                  <w:color w:val="16232E"/>
                  <w:sz w:val="19"/>
                </w:rPr>
                <w:t>lapsed</w:t>
              </w:r>
              <w:r>
                <w:rPr>
                  <w:sz w:val="19"/>
                </w:rPr>
                <w:t xml:space="preserve"> — never held against market reality</w:t>
              </w:r>
            </w:ins>
            <w:ins w:id="221" w:author="Hemanth Holla" w:date="2026-09-08T10:01:00Z" w16du:dateUtc="2026-09-08T04:31:00Z">
              <w:r w:rsidR="006F1103">
                <w:rPr>
                  <w:sz w:val="19"/>
                </w:rPr>
                <w:t xml:space="preserve">.. </w:t>
              </w:r>
              <w:r w:rsidR="006F1103">
                <w:rPr>
                  <w:sz w:val="18"/>
                  <w:szCs w:val="18"/>
                </w:rPr>
                <w:t>Were there negative GC? What is the control – approval authority – which should be approved at the highest level – What threshold?</w:t>
              </w:r>
            </w:ins>
          </w:p>
        </w:tc>
      </w:tr>
    </w:tbl>
    <w:p w14:paraId="1205108D" w14:textId="77777777" w:rsidR="00CA7DDF" w:rsidRDefault="00CA7DDF" w:rsidP="00CA7DDF">
      <w:pPr>
        <w:spacing w:line="264" w:lineRule="auto"/>
        <w:rPr>
          <w:ins w:id="222" w:author="Hemanth Holla" w:date="2026-09-08T10:00:00Z" w16du:dateUtc="2026-09-08T04:30:00Z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A7DDF" w14:paraId="35CCE596" w14:textId="77777777" w:rsidTr="00A02B20">
        <w:trPr>
          <w:ins w:id="223" w:author="Hemanth Holla" w:date="2026-09-08T10:00:00Z"/>
        </w:trPr>
        <w:tc>
          <w:tcPr>
            <w:tcW w:w="4680" w:type="dxa"/>
            <w:shd w:val="clear" w:color="auto" w:fill="E8EFF3"/>
            <w:tcMar>
              <w:top w:w="130" w:type="dxa"/>
              <w:left w:w="170" w:type="dxa"/>
              <w:bottom w:w="130" w:type="dxa"/>
              <w:right w:w="140" w:type="dxa"/>
            </w:tcMar>
          </w:tcPr>
          <w:p w14:paraId="6758B87A" w14:textId="77777777" w:rsidR="00CA7DDF" w:rsidRDefault="00CA7DDF" w:rsidP="00A02B20">
            <w:pPr>
              <w:spacing w:after="100"/>
              <w:rPr>
                <w:ins w:id="224" w:author="Hemanth Holla" w:date="2026-09-08T10:00:00Z" w16du:dateUtc="2026-09-08T04:30:00Z"/>
              </w:rPr>
            </w:pPr>
            <w:ins w:id="225" w:author="Hemanth Holla" w:date="2026-09-08T10:00:00Z" w16du:dateUtc="2026-09-08T04:30:00Z">
              <w:r>
                <w:rPr>
                  <w:b/>
                  <w:caps/>
                  <w:color w:val="1F5673"/>
                  <w:spacing w:val="24"/>
                  <w:sz w:val="15"/>
                </w:rPr>
                <w:t>Key performance indicators</w:t>
              </w:r>
            </w:ins>
          </w:p>
          <w:p w14:paraId="51AA168E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26" w:author="Hemanth Holla" w:date="2026-09-08T10:00:00Z" w16du:dateUtc="2026-09-08T04:30:00Z"/>
              </w:rPr>
            </w:pPr>
            <w:ins w:id="227" w:author="Hemanth Holla" w:date="2026-09-08T10:00:00Z" w16du:dateUtc="2026-09-08T04:30:00Z">
              <w:r>
                <w:rPr>
                  <w:color w:val="1F5673"/>
                  <w:sz w:val="17"/>
                </w:rPr>
                <w:t xml:space="preserve">▪  </w:t>
              </w:r>
              <w:r>
                <w:rPr>
                  <w:sz w:val="19"/>
                </w:rPr>
                <w:t>NTP and NTP variance — daily, chassis level, sliceable to FERT / MPG / model / segment / region</w:t>
              </w:r>
            </w:ins>
          </w:p>
          <w:p w14:paraId="0530378E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28" w:author="Hemanth Holla" w:date="2026-09-08T10:00:00Z" w16du:dateUtc="2026-09-08T04:30:00Z"/>
              </w:rPr>
            </w:pPr>
            <w:ins w:id="229" w:author="Hemanth Holla" w:date="2026-09-08T10:00:00Z" w16du:dateUtc="2026-09-08T04:30:00Z">
              <w:r>
                <w:rPr>
                  <w:color w:val="1F5673"/>
                  <w:sz w:val="17"/>
                </w:rPr>
                <w:t xml:space="preserve">▪  </w:t>
              </w:r>
              <w:r>
                <w:rPr>
                  <w:sz w:val="19"/>
                </w:rPr>
                <w:t>MVC (</w:t>
              </w:r>
              <w:r>
                <w:rPr>
                  <w:b/>
                  <w:color w:val="16232E"/>
                  <w:sz w:val="19"/>
                </w:rPr>
                <w:t>Marketing Variable Cost</w:t>
              </w:r>
              <w:r>
                <w:rPr>
                  <w:sz w:val="19"/>
                </w:rPr>
                <w:t>) variance — the discount movement</w:t>
              </w:r>
            </w:ins>
          </w:p>
          <w:p w14:paraId="25D000A1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30" w:author="Hemanth Holla" w:date="2026-09-08T10:00:00Z" w16du:dateUtc="2026-09-08T04:30:00Z"/>
              </w:rPr>
            </w:pPr>
            <w:ins w:id="231" w:author="Hemanth Holla" w:date="2026-09-08T10:00:00Z" w16du:dateUtc="2026-09-08T04:30:00Z">
              <w:r>
                <w:rPr>
                  <w:color w:val="1F5673"/>
                  <w:sz w:val="17"/>
                </w:rPr>
                <w:t xml:space="preserve">▪  </w:t>
              </w:r>
              <w:r>
                <w:rPr>
                  <w:sz w:val="19"/>
                </w:rPr>
                <w:t>Net realisable value to VECV — NTP less dealer margin, cash discount, DSC, resale, telematics, financier incentives</w:t>
              </w:r>
            </w:ins>
          </w:p>
          <w:p w14:paraId="37B4E340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32" w:author="Hemanth Holla" w:date="2026-09-08T10:00:00Z" w16du:dateUtc="2026-09-08T04:30:00Z"/>
              </w:rPr>
            </w:pPr>
            <w:ins w:id="233" w:author="Hemanth Holla" w:date="2026-09-08T10:00:00Z" w16du:dateUtc="2026-09-08T04:30:00Z">
              <w:r>
                <w:rPr>
                  <w:color w:val="1F5673"/>
                  <w:sz w:val="17"/>
                </w:rPr>
                <w:t xml:space="preserve">▪  </w:t>
              </w:r>
              <w:r>
                <w:rPr>
                  <w:sz w:val="19"/>
                </w:rPr>
                <w:t>GC actual vs BP target — monthly and YTD</w:t>
              </w:r>
            </w:ins>
          </w:p>
        </w:tc>
        <w:tc>
          <w:tcPr>
            <w:tcW w:w="4680" w:type="dxa"/>
            <w:shd w:val="clear" w:color="auto" w:fill="E8EFF3"/>
            <w:tcMar>
              <w:top w:w="130" w:type="dxa"/>
              <w:left w:w="170" w:type="dxa"/>
              <w:bottom w:w="130" w:type="dxa"/>
              <w:right w:w="140" w:type="dxa"/>
            </w:tcMar>
          </w:tcPr>
          <w:p w14:paraId="317EE205" w14:textId="77777777" w:rsidR="00CA7DDF" w:rsidRDefault="00CA7DDF" w:rsidP="00A02B20">
            <w:pPr>
              <w:spacing w:after="100"/>
              <w:rPr>
                <w:ins w:id="234" w:author="Hemanth Holla" w:date="2026-09-08T10:00:00Z" w16du:dateUtc="2026-09-08T04:30:00Z"/>
              </w:rPr>
            </w:pPr>
          </w:p>
          <w:p w14:paraId="6BB1B680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35" w:author="Hemanth Holla" w:date="2026-09-08T10:00:00Z" w16du:dateUtc="2026-09-08T04:30:00Z"/>
              </w:rPr>
            </w:pPr>
            <w:ins w:id="236" w:author="Hemanth Holla" w:date="2026-09-08T10:00:00Z" w16du:dateUtc="2026-09-08T04:30:00Z">
              <w:r>
                <w:rPr>
                  <w:color w:val="1F5673"/>
                  <w:sz w:val="17"/>
                </w:rPr>
                <w:t xml:space="preserve">▪  </w:t>
              </w:r>
              <w:r>
                <w:rPr>
                  <w:b/>
                  <w:color w:val="16232E"/>
                  <w:sz w:val="19"/>
                </w:rPr>
                <w:t>Projected GC for the month</w:t>
              </w:r>
              <w:r>
                <w:rPr>
                  <w:sz w:val="19"/>
                </w:rPr>
                <w:t xml:space="preserve"> </w:t>
              </w:r>
              <w:r>
                <w:rPr>
                  <w:i/>
                  <w:sz w:val="19"/>
                </w:rPr>
                <w:t>(new)</w:t>
              </w:r>
            </w:ins>
          </w:p>
          <w:p w14:paraId="1BB340CB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37" w:author="Hemanth Holla" w:date="2026-09-08T10:00:00Z" w16du:dateUtc="2026-09-08T04:30:00Z"/>
              </w:rPr>
            </w:pPr>
            <w:ins w:id="238" w:author="Hemanth Holla" w:date="2026-09-08T10:00:00Z" w16du:dateUtc="2026-09-08T04:30:00Z">
              <w:r>
                <w:rPr>
                  <w:color w:val="1F5673"/>
                  <w:sz w:val="17"/>
                </w:rPr>
                <w:t xml:space="preserve">▪  </w:t>
              </w:r>
              <w:r>
                <w:rPr>
                  <w:sz w:val="19"/>
                </w:rPr>
                <w:t>GC bridge — price, discount, material inflation, technical changes, product mix</w:t>
              </w:r>
            </w:ins>
          </w:p>
          <w:p w14:paraId="46C95BA0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39" w:author="Hemanth Holla" w:date="2026-09-08T10:00:00Z" w16du:dateUtc="2026-09-08T04:30:00Z"/>
              </w:rPr>
            </w:pPr>
            <w:ins w:id="240" w:author="Hemanth Holla" w:date="2026-09-08T10:00:00Z" w16du:dateUtc="2026-09-08T04:30:00Z">
              <w:r>
                <w:rPr>
                  <w:color w:val="1F5673"/>
                  <w:sz w:val="17"/>
                </w:rPr>
                <w:t xml:space="preserve">▪  </w:t>
              </w:r>
              <w:r>
                <w:rPr>
                  <w:sz w:val="19"/>
                </w:rPr>
                <w:t>DAN approval cycle time and conversion</w:t>
              </w:r>
            </w:ins>
          </w:p>
        </w:tc>
      </w:tr>
    </w:tbl>
    <w:p w14:paraId="10908AE1" w14:textId="77777777" w:rsidR="00CA7DDF" w:rsidRDefault="00CA7DDF" w:rsidP="00CA7DDF">
      <w:pPr>
        <w:spacing w:line="264" w:lineRule="auto"/>
        <w:rPr>
          <w:ins w:id="241" w:author="Hemanth Holla" w:date="2026-09-08T10:00:00Z" w16du:dateUtc="2026-09-08T04:30:00Z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A7DDF" w14:paraId="52FF48EB" w14:textId="77777777" w:rsidTr="00A02B20">
        <w:trPr>
          <w:ins w:id="242" w:author="Hemanth Holla" w:date="2026-09-08T10:00:00Z"/>
        </w:trPr>
        <w:tc>
          <w:tcPr>
            <w:tcW w:w="4680" w:type="dxa"/>
            <w:shd w:val="clear" w:color="auto" w:fill="F8EDE2"/>
            <w:tcMar>
              <w:top w:w="140" w:type="dxa"/>
              <w:left w:w="170" w:type="dxa"/>
              <w:bottom w:w="140" w:type="dxa"/>
              <w:right w:w="140" w:type="dxa"/>
            </w:tcMar>
          </w:tcPr>
          <w:p w14:paraId="142C95FC" w14:textId="77777777" w:rsidR="00CA7DDF" w:rsidRDefault="00CA7DDF" w:rsidP="00A02B20">
            <w:pPr>
              <w:spacing w:after="100"/>
              <w:rPr>
                <w:ins w:id="243" w:author="Hemanth Holla" w:date="2026-09-08T10:00:00Z" w16du:dateUtc="2026-09-08T04:30:00Z"/>
              </w:rPr>
            </w:pPr>
            <w:ins w:id="244" w:author="Hemanth Holla" w:date="2026-09-08T10:00:00Z" w16du:dateUtc="2026-09-08T04:30:00Z">
              <w:r>
                <w:rPr>
                  <w:b/>
                  <w:caps/>
                  <w:color w:val="B2560D"/>
                  <w:spacing w:val="24"/>
                  <w:sz w:val="15"/>
                </w:rPr>
                <w:t>Alerts</w:t>
              </w:r>
            </w:ins>
          </w:p>
          <w:p w14:paraId="0D829986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45" w:author="Hemanth Holla" w:date="2026-09-08T10:00:00Z" w16du:dateUtc="2026-09-08T04:30:00Z"/>
              </w:rPr>
            </w:pPr>
            <w:ins w:id="246" w:author="Hemanth Holla" w:date="2026-09-08T10:00:00Z" w16du:dateUtc="2026-09-08T04:30:00Z">
              <w:r>
                <w:rPr>
                  <w:color w:val="B2560D"/>
                  <w:sz w:val="17"/>
                </w:rPr>
                <w:t xml:space="preserve">▪  </w:t>
              </w:r>
              <w:r>
                <w:rPr>
                  <w:sz w:val="19"/>
                </w:rPr>
                <w:t xml:space="preserve">Projected GC trending below BP target — </w:t>
              </w:r>
              <w:r>
                <w:rPr>
                  <w:b/>
                  <w:color w:val="16232E"/>
                  <w:sz w:val="19"/>
                </w:rPr>
                <w:t>before month close</w:t>
              </w:r>
            </w:ins>
          </w:p>
          <w:p w14:paraId="66486D43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47" w:author="Hemanth Holla" w:date="2026-09-08T10:00:00Z" w16du:dateUtc="2026-09-08T04:30:00Z"/>
              </w:rPr>
            </w:pPr>
            <w:ins w:id="248" w:author="Hemanth Holla" w:date="2026-09-08T10:00:00Z" w16du:dateUtc="2026-09-08T04:30:00Z">
              <w:r>
                <w:rPr>
                  <w:color w:val="B2560D"/>
                  <w:sz w:val="17"/>
                </w:rPr>
                <w:t xml:space="preserve">▪  </w:t>
              </w:r>
              <w:r>
                <w:rPr>
                  <w:sz w:val="19"/>
                </w:rPr>
                <w:t xml:space="preserve">Sharp NTP decline between two reporting points </w:t>
              </w:r>
              <w:r>
                <w:rPr>
                  <w:i/>
                  <w:sz w:val="19"/>
                </w:rPr>
                <w:t>(the 25th-to-27th case)</w:t>
              </w:r>
            </w:ins>
          </w:p>
          <w:p w14:paraId="03949D67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49" w:author="Hemanth Holla" w:date="2026-09-08T10:00:00Z" w16du:dateUtc="2026-09-08T04:30:00Z"/>
              </w:rPr>
            </w:pPr>
            <w:ins w:id="250" w:author="Hemanth Holla" w:date="2026-09-08T10:00:00Z" w16du:dateUtc="2026-09-08T04:30:00Z">
              <w:r>
                <w:rPr>
                  <w:color w:val="B2560D"/>
                  <w:sz w:val="17"/>
                </w:rPr>
                <w:t xml:space="preserve">▪  </w:t>
              </w:r>
              <w:r>
                <w:rPr>
                  <w:sz w:val="19"/>
                </w:rPr>
                <w:t>Pipeline deal that would breach the GC floor if approved</w:t>
              </w:r>
            </w:ins>
          </w:p>
          <w:p w14:paraId="776727C5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51" w:author="Hemanth Holla" w:date="2026-09-08T10:00:00Z" w16du:dateUtc="2026-09-08T04:30:00Z"/>
              </w:rPr>
            </w:pPr>
            <w:ins w:id="252" w:author="Hemanth Holla" w:date="2026-09-08T10:00:00Z" w16du:dateUtc="2026-09-08T04:30:00Z">
              <w:r>
                <w:rPr>
                  <w:color w:val="B2560D"/>
                  <w:sz w:val="17"/>
                </w:rPr>
                <w:t xml:space="preserve">▪  </w:t>
              </w:r>
              <w:r>
                <w:rPr>
                  <w:sz w:val="19"/>
                </w:rPr>
                <w:t>Material cost inflation landing above forecast</w:t>
              </w:r>
            </w:ins>
          </w:p>
          <w:p w14:paraId="4B6DA8FA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53" w:author="Hemanth Holla" w:date="2026-09-08T10:00:00Z" w16du:dateUtc="2026-09-08T04:30:00Z"/>
              </w:rPr>
            </w:pPr>
            <w:ins w:id="254" w:author="Hemanth Holla" w:date="2026-09-08T10:00:00Z" w16du:dateUtc="2026-09-08T04:30:00Z">
              <w:r>
                <w:rPr>
                  <w:color w:val="B2560D"/>
                  <w:sz w:val="17"/>
                </w:rPr>
                <w:t xml:space="preserve">▪  </w:t>
              </w:r>
              <w:r>
                <w:rPr>
                  <w:b/>
                  <w:color w:val="16232E"/>
                  <w:sz w:val="19"/>
                </w:rPr>
                <w:t>Alert logic must be configurable, not hardcoded</w:t>
              </w:r>
              <w:r>
                <w:rPr>
                  <w:sz w:val="19"/>
                </w:rPr>
                <w:t xml:space="preserve"> — parameters change month to month</w:t>
              </w:r>
            </w:ins>
          </w:p>
        </w:tc>
        <w:tc>
          <w:tcPr>
            <w:tcW w:w="4680" w:type="dxa"/>
            <w:shd w:val="clear" w:color="auto" w:fill="EDEAF4"/>
            <w:tcMar>
              <w:top w:w="140" w:type="dxa"/>
              <w:left w:w="170" w:type="dxa"/>
              <w:bottom w:w="140" w:type="dxa"/>
              <w:right w:w="140" w:type="dxa"/>
            </w:tcMar>
          </w:tcPr>
          <w:p w14:paraId="48F854C3" w14:textId="77777777" w:rsidR="00CA7DDF" w:rsidRDefault="00CA7DDF" w:rsidP="00A02B20">
            <w:pPr>
              <w:spacing w:after="100"/>
              <w:rPr>
                <w:ins w:id="255" w:author="Hemanth Holla" w:date="2026-09-08T10:00:00Z" w16du:dateUtc="2026-09-08T04:30:00Z"/>
              </w:rPr>
            </w:pPr>
            <w:ins w:id="256" w:author="Hemanth Holla" w:date="2026-09-08T10:00:00Z" w16du:dateUtc="2026-09-08T04:30:00Z">
              <w:r>
                <w:rPr>
                  <w:b/>
                  <w:caps/>
                  <w:color w:val="57468B"/>
                  <w:spacing w:val="24"/>
                  <w:sz w:val="15"/>
                </w:rPr>
                <w:t>Insights</w:t>
              </w:r>
            </w:ins>
          </w:p>
          <w:p w14:paraId="79D8A3CA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57" w:author="Hemanth Holla" w:date="2026-09-08T10:00:00Z" w16du:dateUtc="2026-09-08T04:30:00Z"/>
              </w:rPr>
            </w:pPr>
            <w:ins w:id="258" w:author="Hemanth Holla" w:date="2026-09-08T10:00:00Z" w16du:dateUtc="2026-09-08T04:30:00Z">
              <w:r>
                <w:rPr>
                  <w:color w:val="57468B"/>
                  <w:sz w:val="17"/>
                </w:rPr>
                <w:t xml:space="preserve">▪  </w:t>
              </w:r>
              <w:r>
                <w:rPr>
                  <w:sz w:val="19"/>
                </w:rPr>
                <w:t>GC movement decomposed — price, discount, inflation, technical change, mix</w:t>
              </w:r>
            </w:ins>
          </w:p>
          <w:p w14:paraId="07106C41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59" w:author="Hemanth Holla" w:date="2026-09-08T10:00:00Z" w16du:dateUtc="2026-09-08T04:30:00Z"/>
              </w:rPr>
            </w:pPr>
            <w:ins w:id="260" w:author="Hemanth Holla" w:date="2026-09-08T10:00:00Z" w16du:dateUtc="2026-09-08T04:30:00Z">
              <w:r>
                <w:rPr>
                  <w:color w:val="57468B"/>
                  <w:sz w:val="17"/>
                </w:rPr>
                <w:t xml:space="preserve">▪  </w:t>
              </w:r>
              <w:r>
                <w:rPr>
                  <w:sz w:val="19"/>
                </w:rPr>
                <w:t>NTP parity across India 1 / India 2 / region / dealer type</w:t>
              </w:r>
            </w:ins>
          </w:p>
          <w:p w14:paraId="1C15B46F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61" w:author="Hemanth Holla" w:date="2026-09-08T10:00:00Z" w16du:dateUtc="2026-09-08T04:30:00Z"/>
              </w:rPr>
            </w:pPr>
            <w:ins w:id="262" w:author="Hemanth Holla" w:date="2026-09-08T10:00:00Z" w16du:dateUtc="2026-09-08T04:30:00Z">
              <w:r>
                <w:rPr>
                  <w:color w:val="57468B"/>
                  <w:sz w:val="17"/>
                </w:rPr>
                <w:t xml:space="preserve">▪  </w:t>
              </w:r>
              <w:r>
                <w:rPr>
                  <w:sz w:val="19"/>
                </w:rPr>
                <w:t>Extraordinary events explaining a two-day GC swing</w:t>
              </w:r>
            </w:ins>
          </w:p>
          <w:p w14:paraId="07B7D05B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63" w:author="Hemanth Holla" w:date="2026-09-08T10:00:00Z" w16du:dateUtc="2026-09-08T04:30:00Z"/>
              </w:rPr>
            </w:pPr>
            <w:ins w:id="264" w:author="Hemanth Holla" w:date="2026-09-08T10:00:00Z" w16du:dateUtc="2026-09-08T04:30:00Z">
              <w:r>
                <w:rPr>
                  <w:color w:val="57468B"/>
                  <w:sz w:val="17"/>
                </w:rPr>
                <w:t xml:space="preserve">▪  </w:t>
              </w:r>
              <w:r>
                <w:rPr>
                  <w:sz w:val="19"/>
                </w:rPr>
                <w:t>Rolling 12-month FERT-wise NTP trend, automated</w:t>
              </w:r>
            </w:ins>
          </w:p>
          <w:p w14:paraId="31C0F838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65" w:author="Hemanth Holla" w:date="2026-09-08T10:00:00Z" w16du:dateUtc="2026-09-08T04:30:00Z"/>
              </w:rPr>
            </w:pPr>
            <w:ins w:id="266" w:author="Hemanth Holla" w:date="2026-09-08T10:00:00Z" w16du:dateUtc="2026-09-08T04:30:00Z">
              <w:r>
                <w:rPr>
                  <w:color w:val="57468B"/>
                  <w:sz w:val="17"/>
                </w:rPr>
                <w:t xml:space="preserve">▪  </w:t>
              </w:r>
              <w:r>
                <w:rPr>
                  <w:sz w:val="19"/>
                </w:rPr>
                <w:t>DAN realisation — approved versus actually retailed</w:t>
              </w:r>
            </w:ins>
          </w:p>
        </w:tc>
      </w:tr>
    </w:tbl>
    <w:p w14:paraId="269D51A3" w14:textId="77777777" w:rsidR="00CA7DDF" w:rsidRDefault="00CA7DDF" w:rsidP="00CA7DDF">
      <w:pPr>
        <w:spacing w:line="264" w:lineRule="auto"/>
        <w:rPr>
          <w:ins w:id="267" w:author="Hemanth Holla" w:date="2026-09-08T10:00:00Z" w16du:dateUtc="2026-09-08T04:30:00Z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7DDF" w14:paraId="30708113" w14:textId="77777777" w:rsidTr="00A02B20">
        <w:trPr>
          <w:ins w:id="268" w:author="Hemanth Holla" w:date="2026-09-08T10:00:00Z"/>
        </w:trPr>
        <w:tc>
          <w:tcPr>
            <w:tcW w:w="9360" w:type="dxa"/>
            <w:shd w:val="clear" w:color="auto" w:fill="E4F0EB"/>
            <w:tcMar>
              <w:top w:w="140" w:type="dxa"/>
              <w:left w:w="170" w:type="dxa"/>
              <w:bottom w:w="140" w:type="dxa"/>
              <w:right w:w="140" w:type="dxa"/>
            </w:tcMar>
          </w:tcPr>
          <w:p w14:paraId="7C51B420" w14:textId="77777777" w:rsidR="00CA7DDF" w:rsidRDefault="00CA7DDF" w:rsidP="00A02B20">
            <w:pPr>
              <w:spacing w:after="100"/>
              <w:rPr>
                <w:ins w:id="269" w:author="Hemanth Holla" w:date="2026-09-08T10:00:00Z" w16du:dateUtc="2026-09-08T04:30:00Z"/>
              </w:rPr>
            </w:pPr>
            <w:ins w:id="270" w:author="Hemanth Holla" w:date="2026-09-08T10:00:00Z" w16du:dateUtc="2026-09-08T04:30:00Z">
              <w:r>
                <w:rPr>
                  <w:b/>
                  <w:caps/>
                  <w:color w:val="1A6B51"/>
                  <w:spacing w:val="24"/>
                  <w:sz w:val="15"/>
                </w:rPr>
                <w:t>Actions</w:t>
              </w:r>
            </w:ins>
          </w:p>
          <w:p w14:paraId="65782EA0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71" w:author="Hemanth Holla" w:date="2026-09-08T10:00:00Z" w16du:dateUtc="2026-09-08T04:30:00Z"/>
              </w:rPr>
            </w:pPr>
            <w:ins w:id="272" w:author="Hemanth Holla" w:date="2026-09-08T10:00:00Z" w16du:dateUtc="2026-09-08T04:30:00Z">
              <w:r>
                <w:rPr>
                  <w:color w:val="1A6B51"/>
                  <w:sz w:val="17"/>
                </w:rPr>
                <w:t xml:space="preserve">▪  </w:t>
              </w:r>
              <w:r>
                <w:rPr>
                  <w:b/>
                  <w:color w:val="16232E"/>
                  <w:sz w:val="19"/>
                </w:rPr>
                <w:t>Simulated GC at DAN approval</w:t>
              </w:r>
              <w:r>
                <w:rPr>
                  <w:sz w:val="19"/>
                </w:rPr>
                <w:t xml:space="preserve"> — not just this deal’s GC, but the cumulative effect on the month’s landing </w:t>
              </w:r>
              <w:r>
                <w:rPr>
                  <w:i/>
                  <w:sz w:val="19"/>
                </w:rPr>
                <w:t>(converges with Keshav’s identical ask)</w:t>
              </w:r>
            </w:ins>
          </w:p>
          <w:p w14:paraId="4EA1ABD5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73" w:author="Hemanth Holla" w:date="2026-09-08T10:00:00Z" w16du:dateUtc="2026-09-08T04:30:00Z"/>
              </w:rPr>
            </w:pPr>
            <w:ins w:id="274" w:author="Hemanth Holla" w:date="2026-09-08T10:00:00Z" w16du:dateUtc="2026-09-08T04:30:00Z">
              <w:r>
                <w:rPr>
                  <w:color w:val="1A6B51"/>
                  <w:sz w:val="17"/>
                </w:rPr>
                <w:t xml:space="preserve">▪  </w:t>
              </w:r>
              <w:r>
                <w:rPr>
                  <w:sz w:val="19"/>
                </w:rPr>
                <w:t>Show regional average discount benchmark at the point of approval</w:t>
              </w:r>
            </w:ins>
          </w:p>
          <w:p w14:paraId="2B49DFF3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75" w:author="Hemanth Holla" w:date="2026-09-08T10:00:00Z" w16du:dateUtc="2026-09-08T04:30:00Z"/>
              </w:rPr>
            </w:pPr>
            <w:ins w:id="276" w:author="Hemanth Holla" w:date="2026-09-08T10:00:00Z" w16du:dateUtc="2026-09-08T04:30:00Z">
              <w:r>
                <w:rPr>
                  <w:color w:val="1A6B51"/>
                  <w:sz w:val="17"/>
                </w:rPr>
                <w:t xml:space="preserve">▪  </w:t>
              </w:r>
              <w:r>
                <w:rPr>
                  <w:sz w:val="19"/>
                </w:rPr>
                <w:t>Approve, counter or defer a deal against the projected landing position</w:t>
              </w:r>
            </w:ins>
          </w:p>
          <w:p w14:paraId="4C213163" w14:textId="77777777" w:rsidR="00CA7DDF" w:rsidRDefault="00CA7DDF" w:rsidP="00A02B20">
            <w:pPr>
              <w:spacing w:after="55" w:line="250" w:lineRule="auto"/>
              <w:ind w:left="230" w:hanging="230"/>
              <w:rPr>
                <w:ins w:id="277" w:author="Hemanth Holla" w:date="2026-09-08T10:00:00Z" w16du:dateUtc="2026-09-08T04:30:00Z"/>
              </w:rPr>
            </w:pPr>
            <w:ins w:id="278" w:author="Hemanth Holla" w:date="2026-09-08T10:00:00Z" w16du:dateUtc="2026-09-08T04:30:00Z">
              <w:r>
                <w:rPr>
                  <w:color w:val="1A6B51"/>
                  <w:sz w:val="17"/>
                </w:rPr>
                <w:t xml:space="preserve">▪  </w:t>
              </w:r>
              <w:r>
                <w:rPr>
                  <w:sz w:val="19"/>
                </w:rPr>
                <w:t>Reinstate GC improvement targets, checked at approval</w:t>
              </w:r>
            </w:ins>
          </w:p>
        </w:tc>
      </w:tr>
    </w:tbl>
    <w:p w14:paraId="67149522" w14:textId="77777777" w:rsidR="00CA7DDF" w:rsidRDefault="00CA7DDF" w:rsidP="00CA7DDF">
      <w:pPr>
        <w:spacing w:line="264" w:lineRule="auto"/>
        <w:rPr>
          <w:ins w:id="279" w:author="Hemanth Holla" w:date="2026-09-08T10:00:00Z" w16du:dateUtc="2026-09-08T04:30:00Z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CA7DDF" w14:paraId="11EFAD63" w14:textId="77777777" w:rsidTr="00A02B20">
        <w:trPr>
          <w:ins w:id="280" w:author="Hemanth Holla" w:date="2026-09-08T10:00:00Z"/>
        </w:trPr>
        <w:tc>
          <w:tcPr>
            <w:tcW w:w="9360" w:type="dxa"/>
            <w:tcBorders>
              <w:left w:val="single" w:sz="12" w:space="0" w:color="1F5673"/>
            </w:tcBorders>
            <w:tcMar>
              <w:top w:w="130" w:type="dxa"/>
              <w:left w:w="170" w:type="dxa"/>
              <w:bottom w:w="130" w:type="dxa"/>
              <w:right w:w="140" w:type="dxa"/>
            </w:tcMar>
          </w:tcPr>
          <w:p w14:paraId="1BAA3463" w14:textId="77777777" w:rsidR="00CA7DDF" w:rsidRDefault="00CA7DDF" w:rsidP="00A02B20">
            <w:pPr>
              <w:spacing w:after="100"/>
              <w:rPr>
                <w:ins w:id="281" w:author="Hemanth Holla" w:date="2026-09-08T10:00:00Z" w16du:dateUtc="2026-09-08T04:30:00Z"/>
              </w:rPr>
            </w:pPr>
            <w:ins w:id="282" w:author="Hemanth Holla" w:date="2026-09-08T10:00:00Z" w16du:dateUtc="2026-09-08T04:30:00Z">
              <w:r>
                <w:rPr>
                  <w:b/>
                  <w:caps/>
                  <w:color w:val="1F5673"/>
                  <w:spacing w:val="24"/>
                  <w:sz w:val="15"/>
                </w:rPr>
                <w:t>What already exists</w:t>
              </w:r>
            </w:ins>
          </w:p>
          <w:p w14:paraId="6BA8772E" w14:textId="77777777" w:rsidR="00CA7DDF" w:rsidRDefault="00CA7DDF" w:rsidP="00A02B20">
            <w:pPr>
              <w:spacing w:after="45" w:line="264" w:lineRule="auto"/>
              <w:rPr>
                <w:ins w:id="283" w:author="Hemanth Holla" w:date="2026-09-08T10:00:00Z" w16du:dateUtc="2026-09-08T04:30:00Z"/>
              </w:rPr>
            </w:pPr>
            <w:ins w:id="284" w:author="Hemanth Holla" w:date="2026-09-08T10:00:00Z" w16du:dateUtc="2026-09-08T04:30:00Z">
              <w:r>
                <w:rPr>
                  <w:sz w:val="19"/>
                </w:rPr>
                <w:t xml:space="preserve">Chassis-level daily dump; Udaan Analytics daily NTP MIS; </w:t>
              </w:r>
              <w:r>
                <w:rPr>
                  <w:b/>
                  <w:color w:val="16232E"/>
                  <w:sz w:val="19"/>
                </w:rPr>
                <w:t>GC calculator already integrated into DAN approval</w:t>
              </w:r>
              <w:r>
                <w:rPr>
                  <w:sz w:val="19"/>
                </w:rPr>
                <w:t>; monthly GC bridge; BP targets at month / model / segment / vertical. Offtake automation ~10–15 days from completion, in parallel-run testing.</w:t>
              </w:r>
            </w:ins>
          </w:p>
          <w:p w14:paraId="38F108E9" w14:textId="77777777" w:rsidR="00CA7DDF" w:rsidRDefault="00CA7DDF" w:rsidP="00A02B20">
            <w:pPr>
              <w:spacing w:line="264" w:lineRule="auto"/>
              <w:rPr>
                <w:ins w:id="285" w:author="Hemanth Holla" w:date="2026-09-08T10:00:00Z" w16du:dateUtc="2026-09-08T04:30:00Z"/>
              </w:rPr>
            </w:pPr>
            <w:ins w:id="286" w:author="Hemanth Holla" w:date="2026-09-08T10:00:00Z" w16du:dateUtc="2026-09-08T04:30:00Z">
              <w:r>
                <w:rPr>
                  <w:b/>
                  <w:color w:val="B2560D"/>
                  <w:sz w:val="19"/>
                </w:rPr>
                <w:t>Build implication:</w:t>
              </w:r>
              <w:r>
                <w:rPr>
                  <w:sz w:val="19"/>
                </w:rPr>
                <w:t xml:space="preserve"> M3 is smaller than originally scoped. The data granularity and the DAN-time GC calculator already exist — real scope is </w:t>
              </w:r>
              <w:r>
                <w:rPr>
                  <w:b/>
                  <w:color w:val="B2560D"/>
                  <w:sz w:val="19"/>
                </w:rPr>
                <w:t>projection and surfacing, not construction</w:t>
              </w:r>
              <w:r>
                <w:rPr>
                  <w:sz w:val="19"/>
                </w:rPr>
                <w:t>. The single blocker is plant finance participation on real-time material cost inflation.</w:t>
              </w:r>
            </w:ins>
          </w:p>
        </w:tc>
      </w:tr>
    </w:tbl>
    <w:p w14:paraId="32DB612B" w14:textId="77777777" w:rsidR="00CA7DDF" w:rsidRDefault="00CA7DDF" w:rsidP="00CA7DDF">
      <w:pPr>
        <w:spacing w:line="264" w:lineRule="auto"/>
        <w:rPr>
          <w:ins w:id="287" w:author="Hemanth Holla" w:date="2026-09-08T10:00:00Z" w16du:dateUtc="2026-09-08T04:30:00Z"/>
        </w:rPr>
      </w:pPr>
    </w:p>
    <w:p w14:paraId="252B7CEC" w14:textId="77777777" w:rsidR="00CA7DDF" w:rsidRDefault="00CA7DDF" w:rsidP="00CA7DDF">
      <w:pPr>
        <w:spacing w:after="70" w:line="264" w:lineRule="auto"/>
        <w:rPr>
          <w:ins w:id="288" w:author="Hemanth Holla" w:date="2026-09-08T10:00:00Z" w16du:dateUtc="2026-09-08T04:30:00Z"/>
        </w:rPr>
      </w:pPr>
      <w:ins w:id="289" w:author="Hemanth Holla" w:date="2026-09-08T10:00:00Z" w16du:dateUtc="2026-09-08T04:30:00Z">
        <w:r>
          <w:rPr>
            <w:b/>
            <w:caps/>
            <w:color w:val="6B7C87"/>
            <w:spacing w:val="24"/>
            <w:sz w:val="16"/>
          </w:rPr>
          <w:t>Definitions confirmed in session</w:t>
        </w:r>
      </w:ins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6"/>
        <w:gridCol w:w="7704"/>
      </w:tblGrid>
      <w:tr w:rsidR="00CA7DDF" w14:paraId="17FCD6AE" w14:textId="77777777" w:rsidTr="00A02B20">
        <w:trPr>
          <w:ins w:id="290" w:author="Hemanth Holla" w:date="2026-09-08T10:00:00Z"/>
        </w:trPr>
        <w:tc>
          <w:tcPr>
            <w:tcW w:w="1656" w:type="dxa"/>
            <w:tcMar>
              <w:top w:w="90" w:type="dxa"/>
              <w:left w:w="0" w:type="dxa"/>
              <w:bottom w:w="90" w:type="dxa"/>
              <w:right w:w="140" w:type="dxa"/>
            </w:tcMar>
          </w:tcPr>
          <w:p w14:paraId="10643C75" w14:textId="77777777" w:rsidR="00CA7DDF" w:rsidRDefault="00CA7DDF" w:rsidP="00A02B20">
            <w:pPr>
              <w:rPr>
                <w:ins w:id="291" w:author="Hemanth Holla" w:date="2026-09-08T10:00:00Z" w16du:dateUtc="2026-09-08T04:30:00Z"/>
              </w:rPr>
            </w:pPr>
            <w:ins w:id="292" w:author="Hemanth Holla" w:date="2026-09-08T10:00:00Z" w16du:dateUtc="2026-09-08T04:30:00Z">
              <w:r>
                <w:rPr>
                  <w:b/>
                  <w:color w:val="16232E"/>
                  <w:sz w:val="19"/>
                </w:rPr>
                <w:t>MVC</w:t>
              </w:r>
            </w:ins>
          </w:p>
        </w:tc>
        <w:tc>
          <w:tcPr>
            <w:tcW w:w="7704" w:type="dxa"/>
            <w:tcMar>
              <w:top w:w="90" w:type="dxa"/>
              <w:left w:w="150" w:type="dxa"/>
              <w:bottom w:w="90" w:type="dxa"/>
              <w:right w:w="140" w:type="dxa"/>
            </w:tcMar>
          </w:tcPr>
          <w:p w14:paraId="70701C5C" w14:textId="77777777" w:rsidR="00CA7DDF" w:rsidRDefault="00CA7DDF" w:rsidP="00A02B20">
            <w:pPr>
              <w:rPr>
                <w:ins w:id="293" w:author="Hemanth Holla" w:date="2026-09-08T10:00:00Z" w16du:dateUtc="2026-09-08T04:30:00Z"/>
              </w:rPr>
            </w:pPr>
            <w:ins w:id="294" w:author="Hemanth Holla" w:date="2026-09-08T10:00:00Z" w16du:dateUtc="2026-09-08T04:30:00Z">
              <w:r>
                <w:rPr>
                  <w:sz w:val="19"/>
                </w:rPr>
                <w:t>Marketing Variable Cost — it is simply the discount, nothing more</w:t>
              </w:r>
            </w:ins>
          </w:p>
        </w:tc>
      </w:tr>
      <w:tr w:rsidR="00CA7DDF" w14:paraId="6B5277C3" w14:textId="77777777" w:rsidTr="00A02B20">
        <w:trPr>
          <w:ins w:id="295" w:author="Hemanth Holla" w:date="2026-09-08T10:00:00Z"/>
        </w:trPr>
        <w:tc>
          <w:tcPr>
            <w:tcW w:w="1656" w:type="dxa"/>
            <w:tcMar>
              <w:top w:w="90" w:type="dxa"/>
              <w:left w:w="0" w:type="dxa"/>
              <w:bottom w:w="90" w:type="dxa"/>
              <w:right w:w="140" w:type="dxa"/>
            </w:tcMar>
          </w:tcPr>
          <w:p w14:paraId="59C4A25B" w14:textId="77777777" w:rsidR="00CA7DDF" w:rsidRDefault="00CA7DDF" w:rsidP="00A02B20">
            <w:pPr>
              <w:rPr>
                <w:ins w:id="296" w:author="Hemanth Holla" w:date="2026-09-08T10:00:00Z" w16du:dateUtc="2026-09-08T04:30:00Z"/>
              </w:rPr>
            </w:pPr>
            <w:ins w:id="297" w:author="Hemanth Holla" w:date="2026-09-08T10:00:00Z" w16du:dateUtc="2026-09-08T04:30:00Z">
              <w:r>
                <w:rPr>
                  <w:b/>
                  <w:color w:val="16232E"/>
                  <w:sz w:val="19"/>
                </w:rPr>
                <w:t>NTP</w:t>
              </w:r>
            </w:ins>
          </w:p>
        </w:tc>
        <w:tc>
          <w:tcPr>
            <w:tcW w:w="7704" w:type="dxa"/>
            <w:tcMar>
              <w:top w:w="90" w:type="dxa"/>
              <w:left w:w="150" w:type="dxa"/>
              <w:bottom w:w="90" w:type="dxa"/>
              <w:right w:w="140" w:type="dxa"/>
            </w:tcMar>
          </w:tcPr>
          <w:p w14:paraId="67957265" w14:textId="77777777" w:rsidR="00CA7DDF" w:rsidRDefault="00CA7DDF" w:rsidP="00A02B20">
            <w:pPr>
              <w:rPr>
                <w:ins w:id="298" w:author="Hemanth Holla" w:date="2026-09-08T10:00:00Z" w16du:dateUtc="2026-09-08T04:30:00Z"/>
              </w:rPr>
            </w:pPr>
            <w:ins w:id="299" w:author="Hemanth Holla" w:date="2026-09-08T10:00:00Z" w16du:dateUtc="2026-09-08T04:30:00Z">
              <w:r>
                <w:rPr>
                  <w:sz w:val="19"/>
                </w:rPr>
                <w:t>Net Transaction Price = MRP − discount. The primary KPI, and the only element sales controls</w:t>
              </w:r>
            </w:ins>
          </w:p>
        </w:tc>
      </w:tr>
      <w:tr w:rsidR="00CA7DDF" w14:paraId="278B8AE5" w14:textId="77777777" w:rsidTr="00A02B20">
        <w:trPr>
          <w:ins w:id="300" w:author="Hemanth Holla" w:date="2026-09-08T10:00:00Z"/>
        </w:trPr>
        <w:tc>
          <w:tcPr>
            <w:tcW w:w="1656" w:type="dxa"/>
            <w:tcMar>
              <w:top w:w="90" w:type="dxa"/>
              <w:left w:w="0" w:type="dxa"/>
              <w:bottom w:w="90" w:type="dxa"/>
              <w:right w:w="140" w:type="dxa"/>
            </w:tcMar>
          </w:tcPr>
          <w:p w14:paraId="55C96355" w14:textId="77777777" w:rsidR="00CA7DDF" w:rsidRDefault="00CA7DDF" w:rsidP="00A02B20">
            <w:pPr>
              <w:rPr>
                <w:ins w:id="301" w:author="Hemanth Holla" w:date="2026-09-08T10:00:00Z" w16du:dateUtc="2026-09-08T04:30:00Z"/>
              </w:rPr>
            </w:pPr>
            <w:ins w:id="302" w:author="Hemanth Holla" w:date="2026-09-08T10:00:00Z" w16du:dateUtc="2026-09-08T04:30:00Z">
              <w:r>
                <w:rPr>
                  <w:b/>
                  <w:color w:val="16232E"/>
                  <w:sz w:val="19"/>
                </w:rPr>
                <w:t>NTP vs NRV</w:t>
              </w:r>
            </w:ins>
          </w:p>
        </w:tc>
        <w:tc>
          <w:tcPr>
            <w:tcW w:w="7704" w:type="dxa"/>
            <w:tcMar>
              <w:top w:w="90" w:type="dxa"/>
              <w:left w:w="150" w:type="dxa"/>
              <w:bottom w:w="90" w:type="dxa"/>
              <w:right w:w="140" w:type="dxa"/>
            </w:tcMar>
          </w:tcPr>
          <w:p w14:paraId="29F49882" w14:textId="77777777" w:rsidR="00CA7DDF" w:rsidRDefault="00CA7DDF" w:rsidP="00A02B20">
            <w:pPr>
              <w:rPr>
                <w:ins w:id="303" w:author="Hemanth Holla" w:date="2026-09-08T10:00:00Z" w16du:dateUtc="2026-09-08T04:30:00Z"/>
              </w:rPr>
            </w:pPr>
            <w:ins w:id="304" w:author="Hemanth Holla" w:date="2026-09-08T10:00:00Z" w16du:dateUtc="2026-09-08T04:30:00Z">
              <w:r>
                <w:rPr>
                  <w:sz w:val="19"/>
                </w:rPr>
                <w:t>NTP is the price to customer; net realisable value to VECV is NTP less dealer margin, cash discount and all incentives. GC is built off NRV, not NTP</w:t>
              </w:r>
            </w:ins>
          </w:p>
        </w:tc>
      </w:tr>
      <w:tr w:rsidR="00CA7DDF" w14:paraId="537A2F0D" w14:textId="77777777" w:rsidTr="00A02B20">
        <w:trPr>
          <w:ins w:id="305" w:author="Hemanth Holla" w:date="2026-09-08T10:00:00Z"/>
        </w:trPr>
        <w:tc>
          <w:tcPr>
            <w:tcW w:w="1656" w:type="dxa"/>
            <w:tcMar>
              <w:top w:w="90" w:type="dxa"/>
              <w:left w:w="0" w:type="dxa"/>
              <w:bottom w:w="90" w:type="dxa"/>
              <w:right w:w="140" w:type="dxa"/>
            </w:tcMar>
          </w:tcPr>
          <w:p w14:paraId="2F5C3A99" w14:textId="77777777" w:rsidR="00CA7DDF" w:rsidRDefault="00CA7DDF" w:rsidP="00A02B20">
            <w:pPr>
              <w:rPr>
                <w:ins w:id="306" w:author="Hemanth Holla" w:date="2026-09-08T10:00:00Z" w16du:dateUtc="2026-09-08T04:30:00Z"/>
              </w:rPr>
            </w:pPr>
            <w:ins w:id="307" w:author="Hemanth Holla" w:date="2026-09-08T10:00:00Z" w16du:dateUtc="2026-09-08T04:30:00Z">
              <w:r>
                <w:rPr>
                  <w:b/>
                  <w:color w:val="16232E"/>
                  <w:sz w:val="19"/>
                </w:rPr>
                <w:t>DAN</w:t>
              </w:r>
            </w:ins>
          </w:p>
        </w:tc>
        <w:tc>
          <w:tcPr>
            <w:tcW w:w="7704" w:type="dxa"/>
            <w:tcMar>
              <w:top w:w="90" w:type="dxa"/>
              <w:left w:w="150" w:type="dxa"/>
              <w:bottom w:w="90" w:type="dxa"/>
              <w:right w:w="140" w:type="dxa"/>
            </w:tcMar>
          </w:tcPr>
          <w:p w14:paraId="0040DD65" w14:textId="77777777" w:rsidR="00CA7DDF" w:rsidRDefault="00CA7DDF" w:rsidP="00A02B20">
            <w:pPr>
              <w:rPr>
                <w:ins w:id="308" w:author="Hemanth Holla" w:date="2026-09-08T10:00:00Z" w16du:dateUtc="2026-09-08T04:30:00Z"/>
              </w:rPr>
            </w:pPr>
            <w:ins w:id="309" w:author="Hemanth Holla" w:date="2026-09-08T10:00:00Z" w16du:dateUtc="2026-09-08T04:30:00Z">
              <w:r>
                <w:rPr>
                  <w:sz w:val="19"/>
                </w:rPr>
                <w:t>Deviation Approval Note — termed a deviation rather than a discount for Competition Act reasons</w:t>
              </w:r>
            </w:ins>
          </w:p>
        </w:tc>
      </w:tr>
    </w:tbl>
    <w:p w14:paraId="116BEAE1" w14:textId="77777777" w:rsidR="00CA7DDF" w:rsidRDefault="00CA7DDF" w:rsidP="00CA7DDF">
      <w:pPr>
        <w:rPr>
          <w:ins w:id="310" w:author="Hemanth Holla" w:date="2026-09-08T10:00:00Z" w16du:dateUtc="2026-09-08T04:30:00Z"/>
        </w:rPr>
      </w:pPr>
      <w:ins w:id="311" w:author="Hemanth Holla" w:date="2026-09-08T10:00:00Z" w16du:dateUtc="2026-09-08T04:30:00Z">
        <w:r>
          <w:br w:type="page"/>
        </w:r>
      </w:ins>
    </w:p>
    <w:p w14:paraId="15B16229" w14:textId="35B0DFD3" w:rsidR="001B676F" w:rsidRDefault="001B676F"/>
    <w:tbl>
      <w:tblPr>
        <w:tblW w:w="9360" w:type="dxa"/>
        <w:tblBorders>
          <w:top w:val="single" w:sz="2" w:space="0" w:color="D2D9DD"/>
          <w:left w:val="single" w:sz="24" w:space="0" w:color="B2560D"/>
          <w:bottom w:val="single" w:sz="2" w:space="0" w:color="D2D9DD"/>
          <w:right w:val="single" w:sz="2" w:space="0" w:color="D2D9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676F" w14:paraId="2AC1460B" w14:textId="77777777">
        <w:tc>
          <w:tcPr>
            <w:tcW w:w="9360" w:type="dx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510F8A46" w14:textId="77777777" w:rsidR="001B676F" w:rsidRDefault="0094501B">
            <w:pPr>
              <w:spacing w:after="70" w:line="276" w:lineRule="auto"/>
            </w:pPr>
            <w:r>
              <w:rPr>
                <w:b/>
                <w:bCs/>
                <w:caps/>
                <w:color w:val="B2560D"/>
                <w:spacing w:val="24"/>
                <w:sz w:val="15"/>
                <w:szCs w:val="15"/>
              </w:rPr>
              <w:t>M4 · Claims</w:t>
            </w:r>
          </w:p>
          <w:p w14:paraId="5C386EED" w14:textId="77777777" w:rsidR="001B676F" w:rsidRDefault="0094501B">
            <w:pPr>
              <w:spacing w:after="80" w:line="276" w:lineRule="auto"/>
            </w:pPr>
            <w:r>
              <w:rPr>
                <w:b/>
                <w:bCs/>
                <w:color w:val="16232E"/>
                <w:sz w:val="28"/>
                <w:szCs w:val="28"/>
              </w:rPr>
              <w:t>Claims &amp; Blocked Capital</w:t>
            </w:r>
          </w:p>
          <w:p w14:paraId="7C046F95" w14:textId="77777777" w:rsidR="001B676F" w:rsidRDefault="0094501B">
            <w:pPr>
              <w:spacing w:after="70" w:line="276" w:lineRule="auto"/>
            </w:pPr>
            <w:r>
              <w:rPr>
                <w:i/>
                <w:iCs/>
                <w:sz w:val="22"/>
                <w:szCs w:val="22"/>
              </w:rPr>
              <w:t>Whose money is stuck, for how long, and what is it costing downstream?</w:t>
            </w:r>
          </w:p>
          <w:p w14:paraId="5139A023" w14:textId="77777777" w:rsidR="001B676F" w:rsidRDefault="0094501B">
            <w:pPr>
              <w:spacing w:line="276" w:lineRule="auto"/>
            </w:pPr>
            <w:r>
              <w:rPr>
                <w:color w:val="6B7C87"/>
                <w:sz w:val="16"/>
                <w:szCs w:val="16"/>
              </w:rPr>
              <w:t>Owner: Commercial   |   Refresh: daily</w:t>
            </w:r>
          </w:p>
        </w:tc>
      </w:tr>
    </w:tbl>
    <w:p w14:paraId="53A8D9FA" w14:textId="77777777" w:rsidR="001B676F" w:rsidRDefault="001B676F">
      <w:pPr>
        <w:spacing w:line="276" w:lineRule="auto"/>
      </w:pPr>
    </w:p>
    <w:tbl>
      <w:tblPr>
        <w:tblW w:w="9360" w:type="dxa"/>
        <w:tblBorders>
          <w:top w:val="none" w:sz="0" w:space="0" w:color="FFFFFF"/>
          <w:left w:val="single" w:sz="12" w:space="0" w:color="8B98A1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676F" w14:paraId="55F6B956" w14:textId="77777777">
        <w:tc>
          <w:tcPr>
            <w:tcW w:w="9360" w:type="dxa"/>
            <w:shd w:val="clear" w:color="auto" w:fill="F1F4F5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0FBF3EB0" w14:textId="77777777" w:rsidR="001B676F" w:rsidRDefault="0094501B">
            <w:pPr>
              <w:spacing w:after="100" w:line="276" w:lineRule="auto"/>
            </w:pPr>
            <w:r>
              <w:rPr>
                <w:b/>
                <w:bCs/>
                <w:caps/>
                <w:color w:val="6B7C87"/>
                <w:spacing w:val="24"/>
                <w:sz w:val="15"/>
                <w:szCs w:val="15"/>
              </w:rPr>
              <w:t>Pain points today</w:t>
            </w:r>
          </w:p>
          <w:p w14:paraId="36D4AADF" w14:textId="77777777" w:rsidR="001B676F" w:rsidRDefault="0094501B">
            <w:pPr>
              <w:spacing w:after="80" w:line="250" w:lineRule="auto"/>
              <w:ind w:left="230" w:hanging="230"/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 xml:space="preserve">Claim cycle runs </w:t>
            </w:r>
            <w:r>
              <w:rPr>
                <w:b/>
                <w:bCs/>
                <w:color w:val="16232E"/>
                <w:sz w:val="18"/>
                <w:szCs w:val="18"/>
              </w:rPr>
              <w:t>30–100 days</w:t>
            </w:r>
            <w:r>
              <w:rPr>
                <w:sz w:val="18"/>
                <w:szCs w:val="18"/>
              </w:rPr>
              <w:t xml:space="preserve">, with roughly </w:t>
            </w:r>
            <w:r>
              <w:rPr>
                <w:b/>
                <w:bCs/>
                <w:color w:val="16232E"/>
                <w:sz w:val="18"/>
                <w:szCs w:val="18"/>
              </w:rPr>
              <w:t>10% of retail value blocked</w:t>
            </w:r>
          </w:p>
          <w:p w14:paraId="17AC0B0D" w14:textId="51049BF2" w:rsidR="001B676F" w:rsidRDefault="0094501B">
            <w:pPr>
              <w:spacing w:after="80" w:line="250" w:lineRule="auto"/>
              <w:ind w:left="230" w:hanging="230"/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del w:id="312" w:author="Hemanth Holla" w:date="2026-08-26T11:59:00Z" w16du:dateUtc="2026-08-26T06:29:00Z">
              <w:r w:rsidDel="008226C6">
                <w:rPr>
                  <w:sz w:val="18"/>
                  <w:szCs w:val="18"/>
                </w:rPr>
                <w:delText xml:space="preserve">The GSTR1 filing window imposes a hard </w:delText>
              </w:r>
              <w:r w:rsidDel="008226C6">
                <w:rPr>
                  <w:b/>
                  <w:bCs/>
                  <w:color w:val="16232E"/>
                  <w:sz w:val="18"/>
                  <w:szCs w:val="18"/>
                </w:rPr>
                <w:delText>41-day block</w:delText>
              </w:r>
              <w:r w:rsidDel="008226C6">
                <w:rPr>
                  <w:sz w:val="18"/>
                  <w:szCs w:val="18"/>
                </w:rPr>
                <w:delText xml:space="preserve"> before clearance can begin</w:delText>
              </w:r>
            </w:del>
          </w:p>
          <w:p w14:paraId="3E30A3A0" w14:textId="77777777" w:rsidR="001B676F" w:rsidRDefault="0094501B">
            <w:pPr>
              <w:spacing w:after="80" w:line="250" w:lineRule="auto"/>
              <w:ind w:left="230" w:hanging="230"/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Registration papers depend on the customer; dealers often lodge 1–1.5 months after retail</w:t>
            </w:r>
          </w:p>
          <w:p w14:paraId="6B0209EA" w14:textId="77777777" w:rsidR="001B676F" w:rsidRDefault="0094501B">
            <w:pPr>
              <w:spacing w:after="80" w:line="250" w:lineRule="auto"/>
              <w:ind w:left="230" w:hanging="230"/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 xml:space="preserve">Money received is </w:t>
            </w:r>
            <w:r>
              <w:rPr>
                <w:b/>
                <w:bCs/>
                <w:color w:val="16232E"/>
                <w:sz w:val="18"/>
                <w:szCs w:val="18"/>
              </w:rPr>
              <w:t>not reconciled invoice-by-invoice</w:t>
            </w:r>
            <w:r>
              <w:rPr>
                <w:sz w:val="18"/>
                <w:szCs w:val="18"/>
              </w:rPr>
              <w:t xml:space="preserve"> against offtake</w:t>
            </w:r>
          </w:p>
          <w:p w14:paraId="48433936" w14:textId="77777777" w:rsidR="001B676F" w:rsidRDefault="0094501B">
            <w:pPr>
              <w:spacing w:line="250" w:lineRule="auto"/>
              <w:ind w:left="230" w:hanging="230"/>
            </w:pPr>
            <w:r>
              <w:rPr>
                <w:color w:val="8B98A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 xml:space="preserve">The downstream funding consequence of a claim delay is </w:t>
            </w:r>
            <w:r>
              <w:rPr>
                <w:b/>
                <w:bCs/>
                <w:color w:val="16232E"/>
                <w:sz w:val="18"/>
                <w:szCs w:val="18"/>
              </w:rPr>
              <w:t>invisible to both tracks</w:t>
            </w:r>
          </w:p>
        </w:tc>
      </w:tr>
    </w:tbl>
    <w:p w14:paraId="75310795" w14:textId="77777777" w:rsidR="001B676F" w:rsidRDefault="001B676F">
      <w:pPr>
        <w:spacing w:line="276" w:lineRule="auto"/>
      </w:pPr>
    </w:p>
    <w:p w14:paraId="74FCDC2E" w14:textId="77777777" w:rsidR="001B676F" w:rsidRDefault="0094501B">
      <w:pPr>
        <w:keepNext/>
        <w:spacing w:after="80" w:line="276" w:lineRule="auto"/>
      </w:pPr>
      <w:r>
        <w:rPr>
          <w:b/>
          <w:bCs/>
          <w:caps/>
          <w:color w:val="1F5673"/>
          <w:spacing w:val="24"/>
          <w:sz w:val="16"/>
          <w:szCs w:val="16"/>
        </w:rPr>
        <w:t>Key performance indicators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B676F" w14:paraId="36025EAC" w14:textId="77777777">
        <w:tc>
          <w:tcPr>
            <w:tcW w:w="4680" w:type="dxa"/>
            <w:shd w:val="clear" w:color="auto" w:fill="E8EFF3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2397D70F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Blocked capital as % of retail value</w:t>
            </w:r>
          </w:p>
          <w:p w14:paraId="13222827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Claims lodged vs not lodged, against retail</w:t>
            </w:r>
          </w:p>
          <w:p w14:paraId="206B2182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Approved / pending approval / pending concept</w:t>
            </w:r>
          </w:p>
        </w:tc>
        <w:tc>
          <w:tcPr>
            <w:tcW w:w="4680" w:type="dxa"/>
            <w:shd w:val="clear" w:color="auto" w:fill="E8EFF3"/>
            <w:tcMar>
              <w:top w:w="110" w:type="dxa"/>
              <w:left w:w="140" w:type="dxa"/>
              <w:bottom w:w="110" w:type="dxa"/>
              <w:right w:w="160" w:type="dxa"/>
            </w:tcMar>
          </w:tcPr>
          <w:p w14:paraId="48F13AB0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Days to clear — distribution, not average</w:t>
            </w:r>
          </w:p>
          <w:p w14:paraId="69655032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Claim ageing buckets</w:t>
            </w:r>
          </w:p>
          <w:p w14:paraId="6EC27B55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F5673"/>
                <w:sz w:val="17"/>
                <w:szCs w:val="17"/>
              </w:rPr>
              <w:t xml:space="preserve">▪  </w:t>
            </w:r>
            <w:r>
              <w:rPr>
                <w:sz w:val="19"/>
                <w:szCs w:val="19"/>
              </w:rPr>
              <w:t>Advance released vs balance pending</w:t>
            </w:r>
          </w:p>
        </w:tc>
      </w:tr>
    </w:tbl>
    <w:p w14:paraId="13F6AA74" w14:textId="77777777" w:rsidR="001B676F" w:rsidRDefault="001B676F">
      <w:pPr>
        <w:spacing w:line="276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B676F" w14:paraId="67E08252" w14:textId="77777777">
        <w:tc>
          <w:tcPr>
            <w:tcW w:w="4680" w:type="dxa"/>
            <w:shd w:val="clear" w:color="auto" w:fill="F8EDE2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78F5DFEE" w14:textId="77777777" w:rsidR="001B676F" w:rsidRDefault="0094501B">
            <w:pPr>
              <w:spacing w:after="100" w:line="276" w:lineRule="auto"/>
            </w:pPr>
            <w:r>
              <w:rPr>
                <w:b/>
                <w:bCs/>
                <w:caps/>
                <w:color w:val="B2560D"/>
                <w:spacing w:val="24"/>
                <w:sz w:val="15"/>
                <w:szCs w:val="15"/>
              </w:rPr>
              <w:t>Alerts</w:t>
            </w:r>
          </w:p>
          <w:p w14:paraId="0B9CABB8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B2560D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Claim ageing past threshold</w:t>
            </w:r>
          </w:p>
          <w:p w14:paraId="147467DF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B2560D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Blocked on a named document — bank statement, GSTR window, RC papers</w:t>
            </w:r>
          </w:p>
          <w:p w14:paraId="50C18810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B2560D"/>
                <w:sz w:val="17"/>
                <w:szCs w:val="17"/>
              </w:rPr>
              <w:t xml:space="preserve">▪  </w:t>
            </w:r>
            <w:r>
              <w:rPr>
                <w:b/>
                <w:bCs/>
                <w:color w:val="16232E"/>
                <w:sz w:val="18"/>
                <w:szCs w:val="18"/>
              </w:rPr>
              <w:t>Claim delay about to trigger a funding block</w:t>
            </w:r>
            <w:r>
              <w:rPr>
                <w:sz w:val="18"/>
                <w:szCs w:val="18"/>
              </w:rPr>
              <w:t xml:space="preserve"> — fires into M1</w:t>
            </w:r>
          </w:p>
          <w:p w14:paraId="2B8DB48A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B2560D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Dealer holding lodged-but-unsubmitted claims</w:t>
            </w:r>
          </w:p>
        </w:tc>
        <w:tc>
          <w:tcPr>
            <w:tcW w:w="4680" w:type="dxa"/>
            <w:shd w:val="clear" w:color="auto" w:fill="EDEAF4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7653ED18" w14:textId="77777777" w:rsidR="001B676F" w:rsidRDefault="0094501B">
            <w:pPr>
              <w:spacing w:after="100" w:line="276" w:lineRule="auto"/>
            </w:pPr>
            <w:r>
              <w:rPr>
                <w:b/>
                <w:bCs/>
                <w:caps/>
                <w:color w:val="57468B"/>
                <w:spacing w:val="24"/>
                <w:sz w:val="15"/>
                <w:szCs w:val="15"/>
              </w:rPr>
              <w:t>Insights</w:t>
            </w:r>
          </w:p>
          <w:p w14:paraId="0CBB9F31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57468B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Reason codes ranked — what actually blocks clearance</w:t>
            </w:r>
          </w:p>
          <w:p w14:paraId="14D6DCD1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57468B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Dealers with chronic documentation lag</w:t>
            </w:r>
          </w:p>
          <w:p w14:paraId="11E1F261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57468B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Blocked capital concentration by region and dealer</w:t>
            </w:r>
          </w:p>
          <w:p w14:paraId="241C2C69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57468B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Correlation between claim delay and later limit exhaustion</w:t>
            </w:r>
          </w:p>
        </w:tc>
      </w:tr>
    </w:tbl>
    <w:p w14:paraId="2AF47D40" w14:textId="77777777" w:rsidR="001B676F" w:rsidRDefault="001B676F">
      <w:pPr>
        <w:spacing w:line="276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676F" w14:paraId="7510F5C9" w14:textId="77777777">
        <w:tc>
          <w:tcPr>
            <w:tcW w:w="9360" w:type="dxa"/>
            <w:shd w:val="clear" w:color="auto" w:fill="E4F0EB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0075C497" w14:textId="77777777" w:rsidR="001B676F" w:rsidRDefault="0094501B">
            <w:pPr>
              <w:spacing w:after="100" w:line="276" w:lineRule="auto"/>
            </w:pPr>
            <w:r>
              <w:rPr>
                <w:b/>
                <w:bCs/>
                <w:caps/>
                <w:color w:val="1A6B51"/>
                <w:spacing w:val="24"/>
                <w:sz w:val="15"/>
                <w:szCs w:val="15"/>
              </w:rPr>
              <w:t>Actions</w:t>
            </w:r>
          </w:p>
          <w:p w14:paraId="41037B25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A6B5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Escalate on the specific blocking document</w:t>
            </w:r>
          </w:p>
          <w:p w14:paraId="3D980D50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A6B5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Flag to M1 where claim delay is becoming a funding risk</w:t>
            </w:r>
          </w:p>
          <w:p w14:paraId="0D439753" w14:textId="77777777" w:rsidR="001B676F" w:rsidRDefault="0094501B">
            <w:pPr>
              <w:spacing w:after="70" w:line="250" w:lineRule="auto"/>
              <w:ind w:left="230" w:hanging="230"/>
            </w:pPr>
            <w:r>
              <w:rPr>
                <w:color w:val="1A6B51"/>
                <w:sz w:val="17"/>
                <w:szCs w:val="17"/>
              </w:rPr>
              <w:t xml:space="preserve">▪  </w:t>
            </w:r>
            <w:r>
              <w:rPr>
                <w:sz w:val="18"/>
                <w:szCs w:val="18"/>
              </w:rPr>
              <w:t>Release balance payment on document receipt</w:t>
            </w:r>
          </w:p>
        </w:tc>
      </w:tr>
    </w:tbl>
    <w:p w14:paraId="26B2076C" w14:textId="77777777" w:rsidR="001B676F" w:rsidRDefault="001B676F">
      <w:pPr>
        <w:spacing w:line="276" w:lineRule="auto"/>
      </w:pPr>
    </w:p>
    <w:tbl>
      <w:tblPr>
        <w:tblW w:w="9360" w:type="dxa"/>
        <w:tblBorders>
          <w:top w:val="none" w:sz="0" w:space="0" w:color="FFFFFF"/>
          <w:left w:val="single" w:sz="12" w:space="0" w:color="B2560D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676F" w14:paraId="4BF604D1" w14:textId="77777777">
        <w:tc>
          <w:tcPr>
            <w:tcW w:w="9360" w:type="dxa"/>
            <w:tcMar>
              <w:top w:w="110" w:type="dxa"/>
              <w:left w:w="170" w:type="dxa"/>
              <w:bottom w:w="110" w:type="dxa"/>
              <w:right w:w="160" w:type="dxa"/>
            </w:tcMar>
          </w:tcPr>
          <w:p w14:paraId="16D38730" w14:textId="77777777" w:rsidR="001B676F" w:rsidRDefault="0094501B">
            <w:pPr>
              <w:spacing w:line="276" w:lineRule="auto"/>
            </w:pPr>
            <w:r>
              <w:rPr>
                <w:b/>
                <w:bCs/>
                <w:color w:val="B2560D"/>
                <w:sz w:val="19"/>
                <w:szCs w:val="19"/>
              </w:rPr>
              <w:t>Closes the loop.</w:t>
            </w:r>
            <w:r>
              <w:rPr>
                <w:sz w:val="19"/>
                <w:szCs w:val="19"/>
              </w:rPr>
              <w:t xml:space="preserve"> This is the module that feeds back into M1 — and the one neither track was watching.</w:t>
            </w:r>
          </w:p>
        </w:tc>
      </w:tr>
    </w:tbl>
    <w:p w14:paraId="3823B199" w14:textId="77777777" w:rsidR="001B676F" w:rsidRDefault="0094501B">
      <w:r>
        <w:br w:type="page"/>
      </w:r>
    </w:p>
    <w:tbl>
      <w:tblPr>
        <w:tblW w:w="9360" w:type="dxa"/>
        <w:tblBorders>
          <w:top w:val="single" w:sz="2" w:space="0" w:color="D2D9DD"/>
          <w:left w:val="single" w:sz="24" w:space="0" w:color="16232E"/>
          <w:bottom w:val="single" w:sz="2" w:space="0" w:color="D2D9DD"/>
          <w:right w:val="single" w:sz="2" w:space="0" w:color="D2D9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676F" w:rsidDel="000D7BAC" w14:paraId="29F50131" w14:textId="457B8D91">
        <w:trPr>
          <w:del w:id="313" w:author="Hemanth Holla" w:date="2026-08-25T21:15:00Z"/>
        </w:trPr>
        <w:tc>
          <w:tcPr>
            <w:tcW w:w="9360" w:type="dx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4C611518" w14:textId="56D7A86F" w:rsidR="001B676F" w:rsidDel="000D7BAC" w:rsidRDefault="0094501B">
            <w:pPr>
              <w:spacing w:after="70" w:line="276" w:lineRule="auto"/>
              <w:rPr>
                <w:del w:id="314" w:author="Hemanth Holla" w:date="2026-08-25T21:15:00Z" w16du:dateUtc="2026-08-25T15:45:00Z"/>
              </w:rPr>
            </w:pPr>
            <w:del w:id="315" w:author="Hemanth Holla" w:date="2026-08-25T21:15:00Z" w16du:dateUtc="2026-08-25T15:45:00Z">
              <w:r w:rsidDel="000D7BAC">
                <w:rPr>
                  <w:b/>
                  <w:bCs/>
                  <w:caps/>
                  <w:color w:val="16232E"/>
                  <w:spacing w:val="24"/>
                  <w:sz w:val="15"/>
                  <w:szCs w:val="15"/>
                </w:rPr>
                <w:delText>M5 · Supply &amp; Demand</w:delText>
              </w:r>
            </w:del>
          </w:p>
          <w:p w14:paraId="437323BE" w14:textId="13585343" w:rsidR="001B676F" w:rsidDel="000D7BAC" w:rsidRDefault="0094501B">
            <w:pPr>
              <w:spacing w:after="80" w:line="276" w:lineRule="auto"/>
              <w:rPr>
                <w:del w:id="316" w:author="Hemanth Holla" w:date="2026-08-25T21:15:00Z" w16du:dateUtc="2026-08-25T15:45:00Z"/>
              </w:rPr>
            </w:pPr>
            <w:del w:id="317" w:author="Hemanth Holla" w:date="2026-08-25T21:15:00Z" w16du:dateUtc="2026-08-25T15:45:00Z">
              <w:r w:rsidDel="000D7BAC">
                <w:rPr>
                  <w:b/>
                  <w:bCs/>
                  <w:color w:val="16232E"/>
                  <w:sz w:val="28"/>
                  <w:szCs w:val="28"/>
                </w:rPr>
                <w:delText>Supply &amp; Demand Execution</w:delText>
              </w:r>
            </w:del>
          </w:p>
          <w:p w14:paraId="332F0AB0" w14:textId="24A9FCC6" w:rsidR="001B676F" w:rsidDel="000D7BAC" w:rsidRDefault="0094501B">
            <w:pPr>
              <w:spacing w:after="70" w:line="276" w:lineRule="auto"/>
              <w:rPr>
                <w:del w:id="318" w:author="Hemanth Holla" w:date="2026-08-25T21:15:00Z" w16du:dateUtc="2026-08-25T15:45:00Z"/>
              </w:rPr>
            </w:pPr>
            <w:del w:id="319" w:author="Hemanth Holla" w:date="2026-08-25T21:15:00Z" w16du:dateUtc="2026-08-25T15:45:00Z">
              <w:r w:rsidDel="000D7BAC">
                <w:rPr>
                  <w:i/>
                  <w:iCs/>
                  <w:sz w:val="22"/>
                  <w:szCs w:val="22"/>
                </w:rPr>
                <w:delText>Am I building and placing the right vehicles, in the right place, at the right time?</w:delText>
              </w:r>
            </w:del>
          </w:p>
          <w:p w14:paraId="2EB9D389" w14:textId="11C17393" w:rsidR="001B676F" w:rsidDel="000D7BAC" w:rsidRDefault="0094501B">
            <w:pPr>
              <w:spacing w:line="276" w:lineRule="auto"/>
              <w:rPr>
                <w:del w:id="320" w:author="Hemanth Holla" w:date="2026-08-25T21:15:00Z" w16du:dateUtc="2026-08-25T15:45:00Z"/>
              </w:rPr>
            </w:pPr>
            <w:del w:id="321" w:author="Hemanth Holla" w:date="2026-08-25T21:15:00Z" w16du:dateUtc="2026-08-25T15:45:00Z">
              <w:r w:rsidDel="000D7BAC">
                <w:rPr>
                  <w:color w:val="6B7C87"/>
                  <w:sz w:val="16"/>
                  <w:szCs w:val="16"/>
                </w:rPr>
                <w:delText>Owner: Sales vertical + Central planning   |   Refresh: mixed — see note</w:delText>
              </w:r>
            </w:del>
          </w:p>
        </w:tc>
      </w:tr>
    </w:tbl>
    <w:p w14:paraId="373B8726" w14:textId="2FF2D23D" w:rsidR="001B676F" w:rsidDel="000D7BAC" w:rsidRDefault="001B676F">
      <w:pPr>
        <w:spacing w:line="276" w:lineRule="auto"/>
        <w:rPr>
          <w:del w:id="322" w:author="Hemanth Holla" w:date="2026-08-25T21:15:00Z" w16du:dateUtc="2026-08-25T15:45:00Z"/>
        </w:rPr>
      </w:pPr>
    </w:p>
    <w:tbl>
      <w:tblPr>
        <w:tblW w:w="9360" w:type="dxa"/>
        <w:tblBorders>
          <w:top w:val="none" w:sz="0" w:space="0" w:color="FFFFFF"/>
          <w:left w:val="single" w:sz="12" w:space="0" w:color="8B98A1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676F" w:rsidDel="000D7BAC" w14:paraId="43AFE2A6" w14:textId="6AD16E2D">
        <w:trPr>
          <w:del w:id="323" w:author="Hemanth Holla" w:date="2026-08-25T21:15:00Z"/>
        </w:trPr>
        <w:tc>
          <w:tcPr>
            <w:tcW w:w="9360" w:type="dxa"/>
            <w:shd w:val="clear" w:color="auto" w:fill="F1F4F5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01BC8830" w14:textId="4A026CA0" w:rsidR="001B676F" w:rsidDel="000D7BAC" w:rsidRDefault="0094501B">
            <w:pPr>
              <w:spacing w:after="100" w:line="276" w:lineRule="auto"/>
              <w:rPr>
                <w:del w:id="324" w:author="Hemanth Holla" w:date="2026-08-25T21:15:00Z" w16du:dateUtc="2026-08-25T15:45:00Z"/>
              </w:rPr>
            </w:pPr>
            <w:del w:id="325" w:author="Hemanth Holla" w:date="2026-08-25T21:15:00Z" w16du:dateUtc="2026-08-25T15:45:00Z">
              <w:r w:rsidDel="000D7BAC">
                <w:rPr>
                  <w:b/>
                  <w:bCs/>
                  <w:caps/>
                  <w:color w:val="6B7C87"/>
                  <w:spacing w:val="24"/>
                  <w:sz w:val="15"/>
                  <w:szCs w:val="15"/>
                </w:rPr>
                <w:delText>Pain points today</w:delText>
              </w:r>
            </w:del>
          </w:p>
          <w:p w14:paraId="38C14293" w14:textId="6133A3DE" w:rsidR="001B676F" w:rsidDel="000D7BAC" w:rsidRDefault="0094501B">
            <w:pPr>
              <w:spacing w:after="80" w:line="250" w:lineRule="auto"/>
              <w:ind w:left="230" w:hanging="230"/>
              <w:rPr>
                <w:del w:id="326" w:author="Hemanth Holla" w:date="2026-08-25T21:15:00Z" w16du:dateUtc="2026-08-25T15:45:00Z"/>
              </w:rPr>
            </w:pPr>
            <w:del w:id="327" w:author="Hemanth Holla" w:date="2026-08-25T21:15:00Z" w16du:dateUtc="2026-08-25T15:45:00Z">
              <w:r w:rsidDel="000D7BAC">
                <w:rPr>
                  <w:color w:val="8B98A1"/>
                  <w:sz w:val="17"/>
                  <w:szCs w:val="17"/>
                </w:rPr>
                <w:delText xml:space="preserve">▪  </w:delText>
              </w:r>
              <w:r w:rsidDel="000D7BAC">
                <w:rPr>
                  <w:b/>
                  <w:bCs/>
                  <w:color w:val="16232E"/>
                  <w:sz w:val="18"/>
                  <w:szCs w:val="18"/>
                </w:rPr>
                <w:delText>Neither rush order nor indent reduction exists as a formal process</w:delText>
              </w:r>
            </w:del>
          </w:p>
          <w:p w14:paraId="6923D087" w14:textId="0850C95E" w:rsidR="001B676F" w:rsidDel="000D7BAC" w:rsidRDefault="0094501B">
            <w:pPr>
              <w:spacing w:after="80" w:line="250" w:lineRule="auto"/>
              <w:ind w:left="230" w:hanging="230"/>
              <w:rPr>
                <w:del w:id="328" w:author="Hemanth Holla" w:date="2026-08-25T21:15:00Z" w16du:dateUtc="2026-08-25T15:45:00Z"/>
              </w:rPr>
            </w:pPr>
            <w:del w:id="329" w:author="Hemanth Holla" w:date="2026-08-25T21:15:00Z" w16du:dateUtc="2026-08-25T15:45:00Z">
              <w:r w:rsidDel="000D7BAC">
                <w:rPr>
                  <w:color w:val="8B98A1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8"/>
                  <w:szCs w:val="18"/>
                </w:rPr>
                <w:delText>Rush orders are raised with no pipeline entry; the dealer often cannot name the end customer</w:delText>
              </w:r>
            </w:del>
          </w:p>
          <w:p w14:paraId="1E03B4B2" w14:textId="15B8ED67" w:rsidR="001B676F" w:rsidDel="000D7BAC" w:rsidRDefault="0094501B">
            <w:pPr>
              <w:spacing w:after="80" w:line="250" w:lineRule="auto"/>
              <w:ind w:left="230" w:hanging="230"/>
              <w:rPr>
                <w:del w:id="330" w:author="Hemanth Holla" w:date="2026-08-25T21:15:00Z" w16du:dateUtc="2026-08-25T15:45:00Z"/>
              </w:rPr>
            </w:pPr>
            <w:del w:id="331" w:author="Hemanth Holla" w:date="2026-08-25T21:15:00Z" w16du:dateUtc="2026-08-25T15:45:00Z">
              <w:r w:rsidDel="000D7BAC">
                <w:rPr>
                  <w:color w:val="8B98A1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8"/>
                  <w:szCs w:val="18"/>
                </w:rPr>
                <w:delText xml:space="preserve">RSMs </w:delText>
              </w:r>
              <w:r w:rsidDel="000D7BAC">
                <w:rPr>
                  <w:b/>
                  <w:bCs/>
                  <w:color w:val="16232E"/>
                  <w:sz w:val="18"/>
                  <w:szCs w:val="18"/>
                </w:rPr>
                <w:delText>cannibalise their own indent</w:delText>
              </w:r>
              <w:r w:rsidDel="000D7BAC">
                <w:rPr>
                  <w:sz w:val="18"/>
                  <w:szCs w:val="18"/>
                </w:rPr>
                <w:delText xml:space="preserve"> to free plant capacity for a live deal</w:delText>
              </w:r>
            </w:del>
          </w:p>
          <w:p w14:paraId="0F37C87D" w14:textId="55024A3E" w:rsidR="001B676F" w:rsidDel="000D7BAC" w:rsidRDefault="0094501B">
            <w:pPr>
              <w:spacing w:after="80" w:line="250" w:lineRule="auto"/>
              <w:ind w:left="230" w:hanging="230"/>
              <w:rPr>
                <w:del w:id="332" w:author="Hemanth Holla" w:date="2026-08-25T21:15:00Z" w16du:dateUtc="2026-08-25T15:45:00Z"/>
              </w:rPr>
            </w:pPr>
            <w:del w:id="333" w:author="Hemanth Holla" w:date="2026-08-25T21:15:00Z" w16du:dateUtc="2026-08-25T15:45:00Z">
              <w:r w:rsidDel="000D7BAC">
                <w:rPr>
                  <w:color w:val="8B98A1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8"/>
                  <w:szCs w:val="18"/>
                </w:rPr>
                <w:delText>A rush order and a reduction for the same fort arrive on the same day, after the plant commitment has gone</w:delText>
              </w:r>
            </w:del>
          </w:p>
          <w:p w14:paraId="6A13233F" w14:textId="2C6EF05B" w:rsidR="001B676F" w:rsidDel="000D7BAC" w:rsidRDefault="0094501B">
            <w:pPr>
              <w:spacing w:after="80" w:line="250" w:lineRule="auto"/>
              <w:ind w:left="230" w:hanging="230"/>
              <w:rPr>
                <w:del w:id="334" w:author="Hemanth Holla" w:date="2026-08-25T21:15:00Z" w16du:dateUtc="2026-08-25T15:45:00Z"/>
              </w:rPr>
            </w:pPr>
            <w:del w:id="335" w:author="Hemanth Holla" w:date="2026-08-25T21:15:00Z" w16du:dateUtc="2026-08-25T15:45:00Z">
              <w:r w:rsidDel="000D7BAC">
                <w:rPr>
                  <w:color w:val="8B98A1"/>
                  <w:sz w:val="17"/>
                  <w:szCs w:val="17"/>
                </w:rPr>
                <w:delText xml:space="preserve">▪  </w:delText>
              </w:r>
              <w:r w:rsidDel="000D7BAC">
                <w:rPr>
                  <w:b/>
                  <w:bCs/>
                  <w:color w:val="16232E"/>
                  <w:sz w:val="18"/>
                  <w:szCs w:val="18"/>
                </w:rPr>
                <w:delText>~50% of strangers and repeaters built remain in stock</w:delText>
              </w:r>
              <w:r w:rsidDel="000D7BAC">
                <w:rPr>
                  <w:sz w:val="18"/>
                  <w:szCs w:val="18"/>
                </w:rPr>
                <w:delText>; 40% of ageing is runner stock</w:delText>
              </w:r>
            </w:del>
          </w:p>
          <w:p w14:paraId="7B3C1ECB" w14:textId="46B9D68B" w:rsidR="001B676F" w:rsidDel="000D7BAC" w:rsidRDefault="0094501B">
            <w:pPr>
              <w:spacing w:after="80" w:line="250" w:lineRule="auto"/>
              <w:ind w:left="230" w:hanging="230"/>
              <w:rPr>
                <w:del w:id="336" w:author="Hemanth Holla" w:date="2026-08-25T21:15:00Z" w16du:dateUtc="2026-08-25T15:45:00Z"/>
              </w:rPr>
            </w:pPr>
            <w:del w:id="337" w:author="Hemanth Holla" w:date="2026-08-25T21:15:00Z" w16du:dateUtc="2026-08-25T15:45:00Z">
              <w:r w:rsidDel="000D7BAC">
                <w:rPr>
                  <w:color w:val="8B98A1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8"/>
                  <w:szCs w:val="18"/>
                </w:rPr>
                <w:delText>Allocation to RSM is manual with no underlying logic</w:delText>
              </w:r>
            </w:del>
          </w:p>
          <w:p w14:paraId="4C765C10" w14:textId="7637F5D9" w:rsidR="001B676F" w:rsidDel="000D7BAC" w:rsidRDefault="0094501B">
            <w:pPr>
              <w:spacing w:after="80" w:line="250" w:lineRule="auto"/>
              <w:ind w:left="230" w:hanging="230"/>
              <w:rPr>
                <w:del w:id="338" w:author="Hemanth Holla" w:date="2026-08-25T21:15:00Z" w16du:dateUtc="2026-08-25T15:45:00Z"/>
              </w:rPr>
            </w:pPr>
            <w:del w:id="339" w:author="Hemanth Holla" w:date="2026-08-25T21:15:00Z" w16du:dateUtc="2026-08-25T15:45:00Z">
              <w:r w:rsidDel="000D7BAC">
                <w:rPr>
                  <w:color w:val="8B98A1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8"/>
                  <w:szCs w:val="18"/>
                </w:rPr>
                <w:delText>Market share analysis is a manual Excel-to-PPT chain; losses registered ~10 days late</w:delText>
              </w:r>
            </w:del>
          </w:p>
          <w:p w14:paraId="73B6B7A3" w14:textId="3301E596" w:rsidR="001B676F" w:rsidDel="000D7BAC" w:rsidRDefault="0094501B">
            <w:pPr>
              <w:spacing w:line="250" w:lineRule="auto"/>
              <w:ind w:left="230" w:hanging="230"/>
              <w:rPr>
                <w:del w:id="340" w:author="Hemanth Holla" w:date="2026-08-25T21:15:00Z" w16du:dateUtc="2026-08-25T15:45:00Z"/>
              </w:rPr>
            </w:pPr>
            <w:del w:id="341" w:author="Hemanth Holla" w:date="2026-08-25T21:15:00Z" w16du:dateUtc="2026-08-25T15:45:00Z">
              <w:r w:rsidDel="000D7BAC">
                <w:rPr>
                  <w:color w:val="8B98A1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8"/>
                  <w:szCs w:val="18"/>
                </w:rPr>
                <w:delText>Marketing spend of ~₹1 crore a month is planned in Excel, with no ROI view</w:delText>
              </w:r>
            </w:del>
          </w:p>
        </w:tc>
      </w:tr>
    </w:tbl>
    <w:p w14:paraId="4D96CCA6" w14:textId="7F7CA782" w:rsidR="001B676F" w:rsidDel="000D7BAC" w:rsidRDefault="001B676F">
      <w:pPr>
        <w:spacing w:line="276" w:lineRule="auto"/>
        <w:rPr>
          <w:del w:id="342" w:author="Hemanth Holla" w:date="2026-08-25T21:15:00Z" w16du:dateUtc="2026-08-25T15:45:00Z"/>
        </w:rPr>
      </w:pPr>
    </w:p>
    <w:p w14:paraId="2D35EE0C" w14:textId="02644F8E" w:rsidR="001B676F" w:rsidDel="000D7BAC" w:rsidRDefault="0094501B">
      <w:pPr>
        <w:keepNext/>
        <w:spacing w:after="80" w:line="276" w:lineRule="auto"/>
        <w:rPr>
          <w:del w:id="343" w:author="Hemanth Holla" w:date="2026-08-25T21:15:00Z" w16du:dateUtc="2026-08-25T15:45:00Z"/>
        </w:rPr>
      </w:pPr>
      <w:del w:id="344" w:author="Hemanth Holla" w:date="2026-08-25T21:15:00Z" w16du:dateUtc="2026-08-25T15:45:00Z">
        <w:r w:rsidDel="000D7BAC">
          <w:rPr>
            <w:b/>
            <w:bCs/>
            <w:caps/>
            <w:color w:val="1F5673"/>
            <w:spacing w:val="24"/>
            <w:sz w:val="16"/>
            <w:szCs w:val="16"/>
          </w:rPr>
          <w:delText>Key performance indicators</w:delText>
        </w:r>
      </w:del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B676F" w:rsidDel="000D7BAC" w14:paraId="72523853" w14:textId="76C52F98">
        <w:trPr>
          <w:del w:id="345" w:author="Hemanth Holla" w:date="2026-08-25T21:15:00Z"/>
        </w:trPr>
        <w:tc>
          <w:tcPr>
            <w:tcW w:w="4680" w:type="dxa"/>
            <w:shd w:val="clear" w:color="auto" w:fill="E8EFF3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08FA11DD" w14:textId="489F81EA" w:rsidR="001B676F" w:rsidDel="000D7BAC" w:rsidRDefault="0094501B">
            <w:pPr>
              <w:spacing w:after="70" w:line="250" w:lineRule="auto"/>
              <w:ind w:left="230" w:hanging="230"/>
              <w:rPr>
                <w:del w:id="346" w:author="Hemanth Holla" w:date="2026-08-25T21:15:00Z" w16du:dateUtc="2026-08-25T15:45:00Z"/>
              </w:rPr>
            </w:pPr>
            <w:del w:id="347" w:author="Hemanth Holla" w:date="2026-08-25T21:15:00Z" w16du:dateUtc="2026-08-25T15:45:00Z">
              <w:r w:rsidDel="000D7BAC">
                <w:rPr>
                  <w:color w:val="1F5673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9"/>
                  <w:szCs w:val="19"/>
                </w:rPr>
                <w:delText>Runner availability — weighted average</w:delText>
              </w:r>
            </w:del>
          </w:p>
          <w:p w14:paraId="7C8BF40B" w14:textId="39E74C13" w:rsidR="001B676F" w:rsidDel="000D7BAC" w:rsidRDefault="0094501B">
            <w:pPr>
              <w:spacing w:after="70" w:line="250" w:lineRule="auto"/>
              <w:ind w:left="230" w:hanging="230"/>
              <w:rPr>
                <w:del w:id="348" w:author="Hemanth Holla" w:date="2026-08-25T21:15:00Z" w16du:dateUtc="2026-08-25T15:45:00Z"/>
              </w:rPr>
            </w:pPr>
            <w:del w:id="349" w:author="Hemanth Holla" w:date="2026-08-25T21:15:00Z" w16du:dateUtc="2026-08-25T15:45:00Z">
              <w:r w:rsidDel="000D7BAC">
                <w:rPr>
                  <w:color w:val="1F5673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9"/>
                  <w:szCs w:val="19"/>
                </w:rPr>
                <w:delText>Rush order as % of committed supply</w:delText>
              </w:r>
            </w:del>
          </w:p>
          <w:p w14:paraId="201E4302" w14:textId="158043E0" w:rsidR="001B676F" w:rsidDel="000D7BAC" w:rsidRDefault="0094501B">
            <w:pPr>
              <w:spacing w:after="70" w:line="250" w:lineRule="auto"/>
              <w:ind w:left="230" w:hanging="230"/>
              <w:rPr>
                <w:del w:id="350" w:author="Hemanth Holla" w:date="2026-08-25T21:15:00Z" w16du:dateUtc="2026-08-25T15:45:00Z"/>
              </w:rPr>
            </w:pPr>
            <w:del w:id="351" w:author="Hemanth Holla" w:date="2026-08-25T21:15:00Z" w16du:dateUtc="2026-08-25T15:45:00Z">
              <w:r w:rsidDel="000D7BAC">
                <w:rPr>
                  <w:color w:val="1F5673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9"/>
                  <w:szCs w:val="19"/>
                </w:rPr>
                <w:delText>Committed supply adherence</w:delText>
              </w:r>
            </w:del>
          </w:p>
          <w:p w14:paraId="43FD64B1" w14:textId="7EB52DAD" w:rsidR="001B676F" w:rsidDel="000D7BAC" w:rsidRDefault="0094501B">
            <w:pPr>
              <w:spacing w:after="70" w:line="250" w:lineRule="auto"/>
              <w:ind w:left="230" w:hanging="230"/>
              <w:rPr>
                <w:del w:id="352" w:author="Hemanth Holla" w:date="2026-08-25T21:15:00Z" w16du:dateUtc="2026-08-25T15:45:00Z"/>
              </w:rPr>
            </w:pPr>
            <w:del w:id="353" w:author="Hemanth Holla" w:date="2026-08-25T21:15:00Z" w16du:dateUtc="2026-08-25T15:45:00Z">
              <w:r w:rsidDel="000D7BAC">
                <w:rPr>
                  <w:color w:val="1F5673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9"/>
                  <w:szCs w:val="19"/>
                </w:rPr>
                <w:delText>Stranger rush order offtake</w:delText>
              </w:r>
            </w:del>
          </w:p>
          <w:p w14:paraId="6B0CA048" w14:textId="49E348AD" w:rsidR="001B676F" w:rsidDel="000D7BAC" w:rsidRDefault="0094501B">
            <w:pPr>
              <w:spacing w:after="70" w:line="250" w:lineRule="auto"/>
              <w:ind w:left="230" w:hanging="230"/>
              <w:rPr>
                <w:del w:id="354" w:author="Hemanth Holla" w:date="2026-08-25T21:15:00Z" w16du:dateUtc="2026-08-25T15:45:00Z"/>
              </w:rPr>
            </w:pPr>
            <w:del w:id="355" w:author="Hemanth Holla" w:date="2026-08-25T21:15:00Z" w16du:dateUtc="2026-08-25T15:45:00Z">
              <w:r w:rsidDel="000D7BAC">
                <w:rPr>
                  <w:color w:val="1F5673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9"/>
                  <w:szCs w:val="19"/>
                </w:rPr>
                <w:delText>Ageing stock over 180 days</w:delText>
              </w:r>
            </w:del>
          </w:p>
        </w:tc>
        <w:tc>
          <w:tcPr>
            <w:tcW w:w="4680" w:type="dxa"/>
            <w:shd w:val="clear" w:color="auto" w:fill="E8EFF3"/>
            <w:tcMar>
              <w:top w:w="110" w:type="dxa"/>
              <w:left w:w="140" w:type="dxa"/>
              <w:bottom w:w="110" w:type="dxa"/>
              <w:right w:w="160" w:type="dxa"/>
            </w:tcMar>
          </w:tcPr>
          <w:p w14:paraId="5E6DDD05" w14:textId="41C691A1" w:rsidR="001B676F" w:rsidDel="000D7BAC" w:rsidRDefault="0094501B">
            <w:pPr>
              <w:spacing w:after="70" w:line="250" w:lineRule="auto"/>
              <w:ind w:left="230" w:hanging="230"/>
              <w:rPr>
                <w:del w:id="356" w:author="Hemanth Holla" w:date="2026-08-25T21:15:00Z" w16du:dateUtc="2026-08-25T15:45:00Z"/>
              </w:rPr>
            </w:pPr>
            <w:del w:id="357" w:author="Hemanth Holla" w:date="2026-08-25T21:15:00Z" w16du:dateUtc="2026-08-25T15:45:00Z">
              <w:r w:rsidDel="000D7BAC">
                <w:rPr>
                  <w:color w:val="1F5673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9"/>
                  <w:szCs w:val="19"/>
                </w:rPr>
                <w:delText>Strangers and repeaters built, still in stock</w:delText>
              </w:r>
            </w:del>
          </w:p>
          <w:p w14:paraId="37C4F431" w14:textId="146D5C80" w:rsidR="001B676F" w:rsidDel="000D7BAC" w:rsidRDefault="0094501B">
            <w:pPr>
              <w:spacing w:after="70" w:line="250" w:lineRule="auto"/>
              <w:ind w:left="230" w:hanging="230"/>
              <w:rPr>
                <w:del w:id="358" w:author="Hemanth Holla" w:date="2026-08-25T21:15:00Z" w16du:dateUtc="2026-08-25T15:45:00Z"/>
              </w:rPr>
            </w:pPr>
            <w:del w:id="359" w:author="Hemanth Holla" w:date="2026-08-25T21:15:00Z" w16du:dateUtc="2026-08-25T15:45:00Z">
              <w:r w:rsidDel="000D7BAC">
                <w:rPr>
                  <w:color w:val="1F5673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9"/>
                  <w:szCs w:val="19"/>
                </w:rPr>
                <w:delText xml:space="preserve">1A vs 1B variation — </w:delText>
              </w:r>
              <w:r w:rsidDel="000D7BAC">
                <w:rPr>
                  <w:b/>
                  <w:bCs/>
                  <w:color w:val="16232E"/>
                  <w:sz w:val="19"/>
                  <w:szCs w:val="19"/>
                </w:rPr>
                <w:delText>runners only</w:delText>
              </w:r>
            </w:del>
          </w:p>
          <w:p w14:paraId="19D8BA72" w14:textId="3F25E68D" w:rsidR="001B676F" w:rsidDel="000D7BAC" w:rsidRDefault="0094501B">
            <w:pPr>
              <w:spacing w:after="70" w:line="250" w:lineRule="auto"/>
              <w:ind w:left="230" w:hanging="230"/>
              <w:rPr>
                <w:del w:id="360" w:author="Hemanth Holla" w:date="2026-08-25T21:15:00Z" w16du:dateUtc="2026-08-25T15:45:00Z"/>
              </w:rPr>
            </w:pPr>
            <w:del w:id="361" w:author="Hemanth Holla" w:date="2026-08-25T21:15:00Z" w16du:dateUtc="2026-08-25T15:45:00Z">
              <w:r w:rsidDel="000D7BAC">
                <w:rPr>
                  <w:color w:val="1F5673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9"/>
                  <w:szCs w:val="19"/>
                </w:rPr>
                <w:delText>Market share by state and district</w:delText>
              </w:r>
            </w:del>
          </w:p>
          <w:p w14:paraId="2A755532" w14:textId="60389BFD" w:rsidR="001B676F" w:rsidDel="000D7BAC" w:rsidRDefault="0094501B">
            <w:pPr>
              <w:spacing w:after="70" w:line="250" w:lineRule="auto"/>
              <w:ind w:left="230" w:hanging="230"/>
              <w:rPr>
                <w:del w:id="362" w:author="Hemanth Holla" w:date="2026-08-25T21:15:00Z" w16du:dateUtc="2026-08-25T15:45:00Z"/>
              </w:rPr>
            </w:pPr>
            <w:del w:id="363" w:author="Hemanth Holla" w:date="2026-08-25T21:15:00Z" w16du:dateUtc="2026-08-25T15:45:00Z">
              <w:r w:rsidDel="000D7BAC">
                <w:rPr>
                  <w:color w:val="1F5673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9"/>
                  <w:szCs w:val="19"/>
                </w:rPr>
                <w:delText>Projected volume against plan</w:delText>
              </w:r>
            </w:del>
          </w:p>
        </w:tc>
      </w:tr>
    </w:tbl>
    <w:p w14:paraId="5747CE33" w14:textId="05BFCFA3" w:rsidR="001B676F" w:rsidDel="000D7BAC" w:rsidRDefault="001B676F">
      <w:pPr>
        <w:spacing w:line="276" w:lineRule="auto"/>
        <w:rPr>
          <w:del w:id="364" w:author="Hemanth Holla" w:date="2026-08-25T21:15:00Z" w16du:dateUtc="2026-08-25T15:45:00Z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B676F" w:rsidDel="000D7BAC" w14:paraId="1384F02B" w14:textId="38B98C13">
        <w:trPr>
          <w:del w:id="365" w:author="Hemanth Holla" w:date="2026-08-25T21:15:00Z"/>
        </w:trPr>
        <w:tc>
          <w:tcPr>
            <w:tcW w:w="4680" w:type="dxa"/>
            <w:shd w:val="clear" w:color="auto" w:fill="F8EDE2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78BE52B7" w14:textId="08B4174A" w:rsidR="001B676F" w:rsidDel="000D7BAC" w:rsidRDefault="0094501B">
            <w:pPr>
              <w:spacing w:after="100" w:line="276" w:lineRule="auto"/>
              <w:rPr>
                <w:del w:id="366" w:author="Hemanth Holla" w:date="2026-08-25T21:15:00Z" w16du:dateUtc="2026-08-25T15:45:00Z"/>
              </w:rPr>
            </w:pPr>
            <w:del w:id="367" w:author="Hemanth Holla" w:date="2026-08-25T21:15:00Z" w16du:dateUtc="2026-08-25T15:45:00Z">
              <w:r w:rsidDel="000D7BAC">
                <w:rPr>
                  <w:b/>
                  <w:bCs/>
                  <w:caps/>
                  <w:color w:val="B2560D"/>
                  <w:spacing w:val="24"/>
                  <w:sz w:val="15"/>
                  <w:szCs w:val="15"/>
                </w:rPr>
                <w:delText>Alerts</w:delText>
              </w:r>
            </w:del>
          </w:p>
          <w:p w14:paraId="38782EAB" w14:textId="33DD4988" w:rsidR="001B676F" w:rsidDel="000D7BAC" w:rsidRDefault="0094501B">
            <w:pPr>
              <w:spacing w:after="70" w:line="250" w:lineRule="auto"/>
              <w:ind w:left="230" w:hanging="230"/>
              <w:rPr>
                <w:del w:id="368" w:author="Hemanth Holla" w:date="2026-08-25T21:15:00Z" w16du:dateUtc="2026-08-25T15:45:00Z"/>
              </w:rPr>
            </w:pPr>
            <w:del w:id="369" w:author="Hemanth Holla" w:date="2026-08-25T21:15:00Z" w16du:dateUtc="2026-08-25T15:45:00Z">
              <w:r w:rsidDel="000D7BAC">
                <w:rPr>
                  <w:color w:val="B2560D"/>
                  <w:sz w:val="17"/>
                  <w:szCs w:val="17"/>
                </w:rPr>
                <w:delText xml:space="preserve">▪  </w:delText>
              </w:r>
              <w:r w:rsidDel="000D7BAC">
                <w:rPr>
                  <w:b/>
                  <w:bCs/>
                  <w:color w:val="16232E"/>
                  <w:sz w:val="18"/>
                  <w:szCs w:val="18"/>
                </w:rPr>
                <w:delText>Stranger rush order raised with a dry pipeline</w:delText>
              </w:r>
            </w:del>
          </w:p>
          <w:p w14:paraId="75A31715" w14:textId="5662F818" w:rsidR="001B676F" w:rsidDel="000D7BAC" w:rsidRDefault="0094501B">
            <w:pPr>
              <w:spacing w:after="70" w:line="250" w:lineRule="auto"/>
              <w:ind w:left="230" w:hanging="230"/>
              <w:rPr>
                <w:del w:id="370" w:author="Hemanth Holla" w:date="2026-08-25T21:15:00Z" w16du:dateUtc="2026-08-25T15:45:00Z"/>
              </w:rPr>
            </w:pPr>
            <w:del w:id="371" w:author="Hemanth Holla" w:date="2026-08-25T21:15:00Z" w16du:dateUtc="2026-08-25T15:45:00Z">
              <w:r w:rsidDel="000D7BAC">
                <w:rPr>
                  <w:color w:val="B2560D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8"/>
                  <w:szCs w:val="18"/>
                </w:rPr>
                <w:delText>Enquiry cluster matching aged stock — dealer or plant FG</w:delText>
              </w:r>
            </w:del>
          </w:p>
          <w:p w14:paraId="0CB96CFB" w14:textId="1B068F45" w:rsidR="001B676F" w:rsidDel="000D7BAC" w:rsidRDefault="0094501B">
            <w:pPr>
              <w:spacing w:after="70" w:line="250" w:lineRule="auto"/>
              <w:ind w:left="230" w:hanging="230"/>
              <w:rPr>
                <w:del w:id="372" w:author="Hemanth Holla" w:date="2026-08-25T21:15:00Z" w16du:dateUtc="2026-08-25T15:45:00Z"/>
              </w:rPr>
            </w:pPr>
            <w:del w:id="373" w:author="Hemanth Holla" w:date="2026-08-25T21:15:00Z" w16du:dateUtc="2026-08-25T15:45:00Z">
              <w:r w:rsidDel="000D7BAC">
                <w:rPr>
                  <w:color w:val="B2560D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8"/>
                  <w:szCs w:val="18"/>
                </w:rPr>
                <w:delText>Indent reduction against an existing plant commitment</w:delText>
              </w:r>
            </w:del>
          </w:p>
          <w:p w14:paraId="40967F79" w14:textId="2FE04699" w:rsidR="001B676F" w:rsidDel="000D7BAC" w:rsidRDefault="0094501B">
            <w:pPr>
              <w:spacing w:after="70" w:line="250" w:lineRule="auto"/>
              <w:ind w:left="230" w:hanging="230"/>
              <w:rPr>
                <w:del w:id="374" w:author="Hemanth Holla" w:date="2026-08-25T21:15:00Z" w16du:dateUtc="2026-08-25T15:45:00Z"/>
              </w:rPr>
            </w:pPr>
            <w:del w:id="375" w:author="Hemanth Holla" w:date="2026-08-25T21:15:00Z" w16du:dateUtc="2026-08-25T15:45:00Z">
              <w:r w:rsidDel="000D7BAC">
                <w:rPr>
                  <w:color w:val="B2560D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8"/>
                  <w:szCs w:val="18"/>
                </w:rPr>
                <w:delText>Projected to land below plan</w:delText>
              </w:r>
            </w:del>
          </w:p>
          <w:p w14:paraId="68A517D3" w14:textId="1B4DFBBF" w:rsidR="001B676F" w:rsidDel="000D7BAC" w:rsidRDefault="0094501B">
            <w:pPr>
              <w:spacing w:after="70" w:line="250" w:lineRule="auto"/>
              <w:ind w:left="230" w:hanging="230"/>
              <w:rPr>
                <w:del w:id="376" w:author="Hemanth Holla" w:date="2026-08-25T21:15:00Z" w16du:dateUtc="2026-08-25T15:45:00Z"/>
              </w:rPr>
            </w:pPr>
            <w:del w:id="377" w:author="Hemanth Holla" w:date="2026-08-25T21:15:00Z" w16du:dateUtc="2026-08-25T15:45:00Z">
              <w:r w:rsidDel="000D7BAC">
                <w:rPr>
                  <w:color w:val="B2560D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8"/>
                  <w:szCs w:val="18"/>
                </w:rPr>
                <w:delText>Runner availability below threshold on the 1st</w:delText>
              </w:r>
            </w:del>
          </w:p>
          <w:p w14:paraId="208FF5D0" w14:textId="0CD208EE" w:rsidR="001B676F" w:rsidDel="000D7BAC" w:rsidRDefault="0094501B">
            <w:pPr>
              <w:spacing w:after="70" w:line="250" w:lineRule="auto"/>
              <w:ind w:left="230" w:hanging="230"/>
              <w:rPr>
                <w:del w:id="378" w:author="Hemanth Holla" w:date="2026-08-25T21:15:00Z" w16du:dateUtc="2026-08-25T15:45:00Z"/>
              </w:rPr>
            </w:pPr>
            <w:del w:id="379" w:author="Hemanth Holla" w:date="2026-08-25T21:15:00Z" w16du:dateUtc="2026-08-25T15:45:00Z">
              <w:r w:rsidDel="000D7BAC">
                <w:rPr>
                  <w:color w:val="B2560D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8"/>
                  <w:szCs w:val="18"/>
                </w:rPr>
                <w:delText>Ageing crossing 180 days, or older model year</w:delText>
              </w:r>
            </w:del>
          </w:p>
        </w:tc>
        <w:tc>
          <w:tcPr>
            <w:tcW w:w="4680" w:type="dxa"/>
            <w:shd w:val="clear" w:color="auto" w:fill="EDEAF4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4DD5DF37" w14:textId="42C29576" w:rsidR="001B676F" w:rsidDel="000D7BAC" w:rsidRDefault="0094501B">
            <w:pPr>
              <w:spacing w:after="100" w:line="276" w:lineRule="auto"/>
              <w:rPr>
                <w:del w:id="380" w:author="Hemanth Holla" w:date="2026-08-25T21:15:00Z" w16du:dateUtc="2026-08-25T15:45:00Z"/>
              </w:rPr>
            </w:pPr>
            <w:del w:id="381" w:author="Hemanth Holla" w:date="2026-08-25T21:15:00Z" w16du:dateUtc="2026-08-25T15:45:00Z">
              <w:r w:rsidDel="000D7BAC">
                <w:rPr>
                  <w:b/>
                  <w:bCs/>
                  <w:caps/>
                  <w:color w:val="57468B"/>
                  <w:spacing w:val="24"/>
                  <w:sz w:val="15"/>
                  <w:szCs w:val="15"/>
                </w:rPr>
                <w:delText>Insights</w:delText>
              </w:r>
            </w:del>
          </w:p>
          <w:p w14:paraId="20E112BB" w14:textId="640361EF" w:rsidR="001B676F" w:rsidDel="000D7BAC" w:rsidRDefault="0094501B">
            <w:pPr>
              <w:spacing w:after="70" w:line="250" w:lineRule="auto"/>
              <w:ind w:left="230" w:hanging="230"/>
              <w:rPr>
                <w:del w:id="382" w:author="Hemanth Holla" w:date="2026-08-25T21:15:00Z" w16du:dateUtc="2026-08-25T15:45:00Z"/>
              </w:rPr>
            </w:pPr>
            <w:del w:id="383" w:author="Hemanth Holla" w:date="2026-08-25T21:15:00Z" w16du:dateUtc="2026-08-25T15:45:00Z">
              <w:r w:rsidDel="000D7BAC">
                <w:rPr>
                  <w:color w:val="57468B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8"/>
                  <w:szCs w:val="18"/>
                </w:rPr>
                <w:delText xml:space="preserve">Placed vs supplied vs offtaken, </w:delText>
              </w:r>
              <w:r w:rsidDel="000D7BAC">
                <w:rPr>
                  <w:b/>
                  <w:bCs/>
                  <w:color w:val="16232E"/>
                  <w:sz w:val="18"/>
                  <w:szCs w:val="18"/>
                </w:rPr>
                <w:delText>by RSM</w:delText>
              </w:r>
            </w:del>
          </w:p>
          <w:p w14:paraId="759849ED" w14:textId="586C7C5A" w:rsidR="001B676F" w:rsidDel="000D7BAC" w:rsidRDefault="0094501B">
            <w:pPr>
              <w:spacing w:after="70" w:line="250" w:lineRule="auto"/>
              <w:ind w:left="230" w:hanging="230"/>
              <w:rPr>
                <w:del w:id="384" w:author="Hemanth Holla" w:date="2026-08-25T21:15:00Z" w16du:dateUtc="2026-08-25T15:45:00Z"/>
              </w:rPr>
            </w:pPr>
            <w:del w:id="385" w:author="Hemanth Holla" w:date="2026-08-25T21:15:00Z" w16du:dateUtc="2026-08-25T15:45:00Z">
              <w:r w:rsidDel="000D7BAC">
                <w:rPr>
                  <w:color w:val="57468B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8"/>
                  <w:szCs w:val="18"/>
                </w:rPr>
                <w:delText>Why 40% of ageing is runner stock — open anomaly</w:delText>
              </w:r>
            </w:del>
          </w:p>
          <w:p w14:paraId="6E58F990" w14:textId="52FC642F" w:rsidR="001B676F" w:rsidDel="000D7BAC" w:rsidRDefault="0094501B">
            <w:pPr>
              <w:spacing w:after="70" w:line="250" w:lineRule="auto"/>
              <w:ind w:left="230" w:hanging="230"/>
              <w:rPr>
                <w:del w:id="386" w:author="Hemanth Holla" w:date="2026-08-25T21:15:00Z" w16du:dateUtc="2026-08-25T15:45:00Z"/>
              </w:rPr>
            </w:pPr>
            <w:del w:id="387" w:author="Hemanth Holla" w:date="2026-08-25T21:15:00Z" w16du:dateUtc="2026-08-25T15:45:00Z">
              <w:r w:rsidDel="000D7BAC">
                <w:rPr>
                  <w:color w:val="57468B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8"/>
                  <w:szCs w:val="18"/>
                </w:rPr>
                <w:delText>Loss analysis — cases lost, to whom, top reasons</w:delText>
              </w:r>
            </w:del>
          </w:p>
          <w:p w14:paraId="666AFBE0" w14:textId="39D475F6" w:rsidR="001B676F" w:rsidDel="000D7BAC" w:rsidRDefault="0094501B">
            <w:pPr>
              <w:spacing w:after="70" w:line="250" w:lineRule="auto"/>
              <w:ind w:left="230" w:hanging="230"/>
              <w:rPr>
                <w:del w:id="388" w:author="Hemanth Holla" w:date="2026-08-25T21:15:00Z" w16du:dateUtc="2026-08-25T15:45:00Z"/>
              </w:rPr>
            </w:pPr>
            <w:del w:id="389" w:author="Hemanth Holla" w:date="2026-08-25T21:15:00Z" w16du:dateUtc="2026-08-25T15:45:00Z">
              <w:r w:rsidDel="000D7BAC">
                <w:rPr>
                  <w:color w:val="57468B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8"/>
                  <w:szCs w:val="18"/>
                </w:rPr>
                <w:delText>Winner and loser movement, drilled to district</w:delText>
              </w:r>
            </w:del>
          </w:p>
          <w:p w14:paraId="314DB63D" w14:textId="67D795D6" w:rsidR="001B676F" w:rsidDel="000D7BAC" w:rsidRDefault="0094501B">
            <w:pPr>
              <w:spacing w:after="70" w:line="250" w:lineRule="auto"/>
              <w:ind w:left="230" w:hanging="230"/>
              <w:rPr>
                <w:del w:id="390" w:author="Hemanth Holla" w:date="2026-08-25T21:15:00Z" w16du:dateUtc="2026-08-25T15:45:00Z"/>
              </w:rPr>
            </w:pPr>
            <w:del w:id="391" w:author="Hemanth Holla" w:date="2026-08-25T21:15:00Z" w16du:dateUtc="2026-08-25T15:45:00Z">
              <w:r w:rsidDel="000D7BAC">
                <w:rPr>
                  <w:color w:val="57468B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8"/>
                  <w:szCs w:val="18"/>
                </w:rPr>
                <w:delText>MDM similar-fort mapping — what substitutes for what</w:delText>
              </w:r>
            </w:del>
          </w:p>
          <w:p w14:paraId="0D55114A" w14:textId="728A24FA" w:rsidR="001B676F" w:rsidDel="000D7BAC" w:rsidRDefault="0094501B">
            <w:pPr>
              <w:spacing w:after="70" w:line="250" w:lineRule="auto"/>
              <w:ind w:left="230" w:hanging="230"/>
              <w:rPr>
                <w:del w:id="392" w:author="Hemanth Holla" w:date="2026-08-25T21:15:00Z" w16du:dateUtc="2026-08-25T15:45:00Z"/>
              </w:rPr>
            </w:pPr>
            <w:del w:id="393" w:author="Hemanth Holla" w:date="2026-08-25T21:15:00Z" w16du:dateUtc="2026-08-25T15:45:00Z">
              <w:r w:rsidDel="000D7BAC">
                <w:rPr>
                  <w:color w:val="57468B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8"/>
                  <w:szCs w:val="18"/>
                </w:rPr>
                <w:delText>Marketing spend against share gap</w:delText>
              </w:r>
            </w:del>
          </w:p>
        </w:tc>
      </w:tr>
    </w:tbl>
    <w:p w14:paraId="6DFE6282" w14:textId="413F80A8" w:rsidR="001B676F" w:rsidDel="000D7BAC" w:rsidRDefault="001B676F">
      <w:pPr>
        <w:spacing w:line="276" w:lineRule="auto"/>
        <w:rPr>
          <w:del w:id="394" w:author="Hemanth Holla" w:date="2026-08-25T21:15:00Z" w16du:dateUtc="2026-08-25T15:45:00Z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676F" w:rsidDel="000D7BAC" w14:paraId="2DEC0B9A" w14:textId="228A0B32">
        <w:trPr>
          <w:del w:id="395" w:author="Hemanth Holla" w:date="2026-08-25T21:15:00Z"/>
        </w:trPr>
        <w:tc>
          <w:tcPr>
            <w:tcW w:w="9360" w:type="dxa"/>
            <w:shd w:val="clear" w:color="auto" w:fill="E4F0EB"/>
            <w:tcMar>
              <w:top w:w="120" w:type="dxa"/>
              <w:left w:w="170" w:type="dxa"/>
              <w:bottom w:w="120" w:type="dxa"/>
              <w:right w:w="160" w:type="dxa"/>
            </w:tcMar>
          </w:tcPr>
          <w:p w14:paraId="5315FA9B" w14:textId="372A229C" w:rsidR="001B676F" w:rsidDel="000D7BAC" w:rsidRDefault="0094501B">
            <w:pPr>
              <w:spacing w:after="100" w:line="276" w:lineRule="auto"/>
              <w:rPr>
                <w:del w:id="396" w:author="Hemanth Holla" w:date="2026-08-25T21:15:00Z" w16du:dateUtc="2026-08-25T15:45:00Z"/>
              </w:rPr>
            </w:pPr>
            <w:del w:id="397" w:author="Hemanth Holla" w:date="2026-08-25T21:15:00Z" w16du:dateUtc="2026-08-25T15:45:00Z">
              <w:r w:rsidDel="000D7BAC">
                <w:rPr>
                  <w:b/>
                  <w:bCs/>
                  <w:caps/>
                  <w:color w:val="1A6B51"/>
                  <w:spacing w:val="24"/>
                  <w:sz w:val="15"/>
                  <w:szCs w:val="15"/>
                </w:rPr>
                <w:delText>Actions</w:delText>
              </w:r>
            </w:del>
          </w:p>
          <w:p w14:paraId="0D3BDD03" w14:textId="7EB08772" w:rsidR="001B676F" w:rsidDel="000D7BAC" w:rsidRDefault="0094501B">
            <w:pPr>
              <w:spacing w:after="70" w:line="250" w:lineRule="auto"/>
              <w:ind w:left="230" w:hanging="230"/>
              <w:rPr>
                <w:del w:id="398" w:author="Hemanth Holla" w:date="2026-08-25T21:15:00Z" w16du:dateUtc="2026-08-25T15:45:00Z"/>
              </w:rPr>
            </w:pPr>
            <w:del w:id="399" w:author="Hemanth Holla" w:date="2026-08-25T21:15:00Z" w16du:dateUtc="2026-08-25T15:45:00Z">
              <w:r w:rsidDel="000D7BAC">
                <w:rPr>
                  <w:color w:val="1A6B51"/>
                  <w:sz w:val="17"/>
                  <w:szCs w:val="17"/>
                </w:rPr>
                <w:delText xml:space="preserve">▪  </w:delText>
              </w:r>
              <w:r w:rsidDel="000D7BAC">
                <w:rPr>
                  <w:b/>
                  <w:bCs/>
                  <w:color w:val="16232E"/>
                  <w:sz w:val="18"/>
                  <w:szCs w:val="18"/>
                </w:rPr>
                <w:delText>Release, hold or alert a rush order at entry</w:delText>
              </w:r>
              <w:r w:rsidDel="000D7BAC">
                <w:rPr>
                  <w:sz w:val="18"/>
                  <w:szCs w:val="18"/>
                </w:rPr>
                <w:delText>, with classification and pipeline shown</w:delText>
              </w:r>
            </w:del>
          </w:p>
          <w:p w14:paraId="4C9A6141" w14:textId="5C026134" w:rsidR="001B676F" w:rsidDel="000D7BAC" w:rsidRDefault="0094501B">
            <w:pPr>
              <w:spacing w:after="70" w:line="250" w:lineRule="auto"/>
              <w:ind w:left="230" w:hanging="230"/>
              <w:rPr>
                <w:del w:id="400" w:author="Hemanth Holla" w:date="2026-08-25T21:15:00Z" w16du:dateUtc="2026-08-25T15:45:00Z"/>
              </w:rPr>
            </w:pPr>
            <w:del w:id="401" w:author="Hemanth Holla" w:date="2026-08-25T21:15:00Z" w16du:dateUtc="2026-08-25T15:45:00Z">
              <w:r w:rsidDel="000D7BAC">
                <w:rPr>
                  <w:color w:val="1A6B51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8"/>
                  <w:szCs w:val="18"/>
                </w:rPr>
                <w:delText>Declare dealer vs region at rush order entry</w:delText>
              </w:r>
            </w:del>
          </w:p>
          <w:p w14:paraId="5991D80C" w14:textId="0C3CB02F" w:rsidR="001B676F" w:rsidDel="000D7BAC" w:rsidRDefault="0094501B">
            <w:pPr>
              <w:spacing w:after="70" w:line="250" w:lineRule="auto"/>
              <w:ind w:left="230" w:hanging="230"/>
              <w:rPr>
                <w:del w:id="402" w:author="Hemanth Holla" w:date="2026-08-25T21:15:00Z" w16du:dateUtc="2026-08-25T15:45:00Z"/>
              </w:rPr>
            </w:pPr>
            <w:del w:id="403" w:author="Hemanth Holla" w:date="2026-08-25T21:15:00Z" w16du:dateUtc="2026-08-25T15:45:00Z">
              <w:r w:rsidDel="000D7BAC">
                <w:rPr>
                  <w:color w:val="1A6B51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8"/>
                  <w:szCs w:val="18"/>
                </w:rPr>
                <w:delText>Trigger a liquidation offer against the depreciated-value sheet</w:delText>
              </w:r>
            </w:del>
          </w:p>
          <w:p w14:paraId="4B1A319B" w14:textId="13D1AFFD" w:rsidR="001B676F" w:rsidDel="000D7BAC" w:rsidRDefault="0094501B">
            <w:pPr>
              <w:spacing w:after="70" w:line="250" w:lineRule="auto"/>
              <w:ind w:left="230" w:hanging="230"/>
              <w:rPr>
                <w:del w:id="404" w:author="Hemanth Holla" w:date="2026-08-25T21:15:00Z" w16du:dateUtc="2026-08-25T15:45:00Z"/>
              </w:rPr>
            </w:pPr>
            <w:del w:id="405" w:author="Hemanth Holla" w:date="2026-08-25T21:15:00Z" w16du:dateUtc="2026-08-25T15:45:00Z">
              <w:r w:rsidDel="000D7BAC">
                <w:rPr>
                  <w:color w:val="1A6B51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8"/>
                  <w:szCs w:val="18"/>
                </w:rPr>
                <w:delText>Adjust indent; initiate inter-dealer transfer</w:delText>
              </w:r>
            </w:del>
          </w:p>
          <w:p w14:paraId="46EDDAB4" w14:textId="39CDAD9C" w:rsidR="001B676F" w:rsidDel="000D7BAC" w:rsidRDefault="0094501B">
            <w:pPr>
              <w:spacing w:after="70" w:line="250" w:lineRule="auto"/>
              <w:ind w:left="230" w:hanging="230"/>
              <w:rPr>
                <w:del w:id="406" w:author="Hemanth Holla" w:date="2026-08-25T21:15:00Z" w16du:dateUtc="2026-08-25T15:45:00Z"/>
              </w:rPr>
            </w:pPr>
            <w:del w:id="407" w:author="Hemanth Holla" w:date="2026-08-25T21:15:00Z" w16du:dateUtc="2026-08-25T15:45:00Z">
              <w:r w:rsidDel="000D7BAC">
                <w:rPr>
                  <w:color w:val="1A6B51"/>
                  <w:sz w:val="17"/>
                  <w:szCs w:val="17"/>
                </w:rPr>
                <w:delText xml:space="preserve">▪  </w:delText>
              </w:r>
              <w:r w:rsidDel="000D7BAC">
                <w:rPr>
                  <w:sz w:val="18"/>
                  <w:szCs w:val="18"/>
                </w:rPr>
                <w:delText>Direct marketing spend to weak markets</w:delText>
              </w:r>
            </w:del>
          </w:p>
        </w:tc>
      </w:tr>
    </w:tbl>
    <w:p w14:paraId="5385CF1D" w14:textId="24DC489E" w:rsidR="001B676F" w:rsidDel="000D7BAC" w:rsidRDefault="001B676F">
      <w:pPr>
        <w:spacing w:line="276" w:lineRule="auto"/>
        <w:rPr>
          <w:del w:id="408" w:author="Hemanth Holla" w:date="2026-08-25T21:15:00Z" w16du:dateUtc="2026-08-25T15:45:00Z"/>
        </w:rPr>
      </w:pPr>
    </w:p>
    <w:tbl>
      <w:tblPr>
        <w:tblW w:w="9360" w:type="dxa"/>
        <w:tblBorders>
          <w:top w:val="none" w:sz="0" w:space="0" w:color="FFFFFF"/>
          <w:left w:val="single" w:sz="12" w:space="0" w:color="1F5673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676F" w:rsidDel="000D7BAC" w14:paraId="4BD70EFD" w14:textId="5F3736AA">
        <w:trPr>
          <w:del w:id="409" w:author="Hemanth Holla" w:date="2026-08-25T21:15:00Z"/>
        </w:trPr>
        <w:tc>
          <w:tcPr>
            <w:tcW w:w="9360" w:type="dxa"/>
            <w:tcMar>
              <w:top w:w="110" w:type="dxa"/>
              <w:left w:w="170" w:type="dxa"/>
              <w:bottom w:w="110" w:type="dxa"/>
              <w:right w:w="160" w:type="dxa"/>
            </w:tcMar>
          </w:tcPr>
          <w:p w14:paraId="4F675FE7" w14:textId="7B0A8FAF" w:rsidR="001B676F" w:rsidDel="000D7BAC" w:rsidRDefault="0094501B">
            <w:pPr>
              <w:spacing w:line="276" w:lineRule="auto"/>
              <w:rPr>
                <w:del w:id="410" w:author="Hemanth Holla" w:date="2026-08-25T21:15:00Z" w16du:dateUtc="2026-08-25T15:45:00Z"/>
              </w:rPr>
            </w:pPr>
            <w:del w:id="411" w:author="Hemanth Holla" w:date="2026-08-25T21:15:00Z" w16du:dateUtc="2026-08-25T15:45:00Z">
              <w:r w:rsidDel="000D7BAC">
                <w:rPr>
                  <w:b/>
                  <w:bCs/>
                  <w:color w:val="1F5673"/>
                  <w:sz w:val="19"/>
                  <w:szCs w:val="19"/>
                </w:rPr>
                <w:delText>Cadence warning</w:delText>
              </w:r>
              <w:r w:rsidDel="000D7BAC">
                <w:rPr>
                  <w:sz w:val="19"/>
                  <w:szCs w:val="19"/>
                </w:rPr>
                <w:delText xml:space="preserve"> — runner availability is monthly by definition; rush order and ageing metrics are daily.</w:delText>
              </w:r>
            </w:del>
          </w:p>
        </w:tc>
      </w:tr>
    </w:tbl>
    <w:p w14:paraId="1466D33C" w14:textId="77777777" w:rsidR="001B676F" w:rsidRDefault="0094501B">
      <w:r>
        <w:br w:type="page"/>
      </w:r>
    </w:p>
    <w:p w14:paraId="47C257AC" w14:textId="77777777" w:rsidR="001B676F" w:rsidRDefault="0094501B">
      <w:pPr>
        <w:pStyle w:val="Heading1"/>
        <w:keepNext/>
        <w:spacing w:before="360" w:after="140" w:line="264" w:lineRule="auto"/>
      </w:pPr>
      <w:r>
        <w:rPr>
          <w:b/>
          <w:bCs/>
          <w:color w:val="16232E"/>
        </w:rPr>
        <w:t>4.  Cross-functional</w:t>
      </w:r>
    </w:p>
    <w:p w14:paraId="05AA4824" w14:textId="77777777" w:rsidR="001B676F" w:rsidRDefault="0094501B">
      <w:pPr>
        <w:spacing w:after="200" w:line="276" w:lineRule="auto"/>
      </w:pPr>
      <w:r>
        <w:t>Only where a measure, alert or action genuinely spans modules. These are the items that fail if the modules are built as separate dashboards — everything else stays inside its module.</w:t>
      </w:r>
    </w:p>
    <w:p w14:paraId="709E3AB5" w14:textId="77777777" w:rsidR="001B676F" w:rsidRDefault="0094501B">
      <w:pPr>
        <w:keepNext/>
        <w:spacing w:after="80" w:line="276" w:lineRule="auto"/>
      </w:pPr>
      <w:r>
        <w:rPr>
          <w:b/>
          <w:bCs/>
          <w:caps/>
          <w:color w:val="1F5673"/>
          <w:spacing w:val="24"/>
          <w:sz w:val="16"/>
          <w:szCs w:val="16"/>
        </w:rPr>
        <w:t>KPIs that span modules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1B676F" w14:paraId="077CFE90" w14:textId="77777777">
        <w:tc>
          <w:tcPr>
            <w:tcW w:w="1500" w:type="dxa"/>
            <w:shd w:val="clear" w:color="auto" w:fill="E8EFF3"/>
            <w:tcMar>
              <w:top w:w="110" w:type="dxa"/>
              <w:left w:w="150" w:type="dxa"/>
              <w:bottom w:w="110" w:type="dxa"/>
              <w:right w:w="160" w:type="dxa"/>
            </w:tcMar>
          </w:tcPr>
          <w:p w14:paraId="013F2359" w14:textId="77777777" w:rsidR="001B676F" w:rsidRDefault="0094501B">
            <w:pPr>
              <w:spacing w:line="276" w:lineRule="auto"/>
            </w:pPr>
            <w:r>
              <w:rPr>
                <w:b/>
                <w:bCs/>
                <w:color w:val="1F5673"/>
                <w:sz w:val="17"/>
                <w:szCs w:val="17"/>
              </w:rPr>
              <w:t>M1 + M5</w:t>
            </w:r>
          </w:p>
        </w:tc>
        <w:tc>
          <w:tcPr>
            <w:tcW w:w="7860" w:type="dxa"/>
            <w:shd w:val="clear" w:color="auto" w:fill="E8EFF3"/>
            <w:tcMar>
              <w:top w:w="110" w:type="dxa"/>
              <w:left w:w="150" w:type="dxa"/>
              <w:bottom w:w="110" w:type="dxa"/>
              <w:right w:w="160" w:type="dxa"/>
            </w:tcMar>
          </w:tcPr>
          <w:p w14:paraId="6E3BCEE4" w14:textId="77777777" w:rsidR="001B676F" w:rsidRDefault="0094501B">
            <w:pPr>
              <w:spacing w:line="276" w:lineRule="auto"/>
            </w:pPr>
            <w:r>
              <w:rPr>
                <w:sz w:val="20"/>
                <w:szCs w:val="20"/>
              </w:rPr>
              <w:t>Vehicles at risk against plan — the common language for every alert</w:t>
            </w:r>
          </w:p>
        </w:tc>
      </w:tr>
      <w:tr w:rsidR="001B676F" w14:paraId="4789DD3A" w14:textId="77777777">
        <w:tc>
          <w:tcPr>
            <w:tcW w:w="1500" w:type="dxa"/>
            <w:shd w:val="clear" w:color="auto" w:fill="E8EFF3"/>
            <w:tcMar>
              <w:top w:w="110" w:type="dxa"/>
              <w:left w:w="150" w:type="dxa"/>
              <w:bottom w:w="110" w:type="dxa"/>
              <w:right w:w="160" w:type="dxa"/>
            </w:tcMar>
          </w:tcPr>
          <w:p w14:paraId="613E9162" w14:textId="77777777" w:rsidR="001B676F" w:rsidRDefault="0094501B">
            <w:pPr>
              <w:spacing w:line="276" w:lineRule="auto"/>
            </w:pPr>
            <w:r>
              <w:rPr>
                <w:b/>
                <w:bCs/>
                <w:color w:val="1F5673"/>
                <w:sz w:val="17"/>
                <w:szCs w:val="17"/>
              </w:rPr>
              <w:t>M4 → M1</w:t>
            </w:r>
          </w:p>
        </w:tc>
        <w:tc>
          <w:tcPr>
            <w:tcW w:w="7860" w:type="dxa"/>
            <w:shd w:val="clear" w:color="auto" w:fill="E8EFF3"/>
            <w:tcMar>
              <w:top w:w="110" w:type="dxa"/>
              <w:left w:w="150" w:type="dxa"/>
              <w:bottom w:w="110" w:type="dxa"/>
              <w:right w:w="160" w:type="dxa"/>
            </w:tcMar>
          </w:tcPr>
          <w:p w14:paraId="385C49D9" w14:textId="77777777" w:rsidR="001B676F" w:rsidRDefault="0094501B">
            <w:pPr>
              <w:spacing w:line="276" w:lineRule="auto"/>
            </w:pPr>
            <w:r>
              <w:rPr>
                <w:sz w:val="20"/>
                <w:szCs w:val="20"/>
              </w:rPr>
              <w:t>Blocked capital converting into funding blocks</w:t>
            </w:r>
          </w:p>
        </w:tc>
      </w:tr>
      <w:tr w:rsidR="001B676F" w14:paraId="10DE1C86" w14:textId="77777777">
        <w:tc>
          <w:tcPr>
            <w:tcW w:w="1500" w:type="dxa"/>
            <w:shd w:val="clear" w:color="auto" w:fill="E8EFF3"/>
            <w:tcMar>
              <w:top w:w="110" w:type="dxa"/>
              <w:left w:w="150" w:type="dxa"/>
              <w:bottom w:w="110" w:type="dxa"/>
              <w:right w:w="160" w:type="dxa"/>
            </w:tcMar>
          </w:tcPr>
          <w:p w14:paraId="0EF8DA48" w14:textId="77777777" w:rsidR="001B676F" w:rsidRDefault="0094501B">
            <w:pPr>
              <w:spacing w:line="276" w:lineRule="auto"/>
            </w:pPr>
            <w:r>
              <w:rPr>
                <w:b/>
                <w:bCs/>
                <w:color w:val="1F5673"/>
                <w:sz w:val="17"/>
                <w:szCs w:val="17"/>
              </w:rPr>
              <w:t>M3 + M5</w:t>
            </w:r>
          </w:p>
        </w:tc>
        <w:tc>
          <w:tcPr>
            <w:tcW w:w="7860" w:type="dxa"/>
            <w:shd w:val="clear" w:color="auto" w:fill="E8EFF3"/>
            <w:tcMar>
              <w:top w:w="110" w:type="dxa"/>
              <w:left w:w="150" w:type="dxa"/>
              <w:bottom w:w="110" w:type="dxa"/>
              <w:right w:w="160" w:type="dxa"/>
            </w:tcMar>
          </w:tcPr>
          <w:p w14:paraId="7BDAB852" w14:textId="77777777" w:rsidR="001B676F" w:rsidRDefault="0094501B">
            <w:pPr>
              <w:spacing w:line="276" w:lineRule="auto"/>
            </w:pPr>
            <w:r>
              <w:rPr>
                <w:sz w:val="20"/>
                <w:szCs w:val="20"/>
              </w:rPr>
              <w:t>Projected GC landing against projected volume</w:t>
            </w:r>
          </w:p>
        </w:tc>
      </w:tr>
      <w:tr w:rsidR="001B676F" w14:paraId="0D364A8B" w14:textId="77777777">
        <w:tc>
          <w:tcPr>
            <w:tcW w:w="1500" w:type="dxa"/>
            <w:shd w:val="clear" w:color="auto" w:fill="E8EFF3"/>
            <w:tcMar>
              <w:top w:w="110" w:type="dxa"/>
              <w:left w:w="150" w:type="dxa"/>
              <w:bottom w:w="110" w:type="dxa"/>
              <w:right w:w="160" w:type="dxa"/>
            </w:tcMar>
          </w:tcPr>
          <w:p w14:paraId="33F90889" w14:textId="77777777" w:rsidR="001B676F" w:rsidRDefault="0094501B">
            <w:pPr>
              <w:spacing w:line="276" w:lineRule="auto"/>
            </w:pPr>
            <w:r>
              <w:rPr>
                <w:b/>
                <w:bCs/>
                <w:color w:val="1F5673"/>
                <w:sz w:val="17"/>
                <w:szCs w:val="17"/>
              </w:rPr>
              <w:t>M2 + M3</w:t>
            </w:r>
          </w:p>
        </w:tc>
        <w:tc>
          <w:tcPr>
            <w:tcW w:w="7860" w:type="dxa"/>
            <w:shd w:val="clear" w:color="auto" w:fill="E8EFF3"/>
            <w:tcMar>
              <w:top w:w="110" w:type="dxa"/>
              <w:left w:w="150" w:type="dxa"/>
              <w:bottom w:w="110" w:type="dxa"/>
              <w:right w:w="160" w:type="dxa"/>
            </w:tcMar>
          </w:tcPr>
          <w:p w14:paraId="73C95106" w14:textId="77777777" w:rsidR="001B676F" w:rsidRDefault="0094501B">
            <w:pPr>
              <w:spacing w:line="276" w:lineRule="auto"/>
            </w:pPr>
            <w:r>
              <w:rPr>
                <w:sz w:val="20"/>
                <w:szCs w:val="20"/>
              </w:rPr>
              <w:t>Decision-to-transaction lag, across limits and deals</w:t>
            </w:r>
          </w:p>
        </w:tc>
      </w:tr>
    </w:tbl>
    <w:p w14:paraId="76D6779B" w14:textId="77777777" w:rsidR="001B676F" w:rsidRDefault="001B676F">
      <w:pPr>
        <w:spacing w:line="276" w:lineRule="auto"/>
      </w:pPr>
    </w:p>
    <w:p w14:paraId="1CB76F98" w14:textId="77777777" w:rsidR="001B676F" w:rsidRDefault="0094501B">
      <w:pPr>
        <w:keepNext/>
        <w:spacing w:after="80" w:line="276" w:lineRule="auto"/>
      </w:pPr>
      <w:r>
        <w:rPr>
          <w:b/>
          <w:bCs/>
          <w:caps/>
          <w:color w:val="B2560D"/>
          <w:spacing w:val="24"/>
          <w:sz w:val="16"/>
          <w:szCs w:val="16"/>
        </w:rPr>
        <w:t>Alerts that cross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1B676F" w14:paraId="33FD1F24" w14:textId="77777777">
        <w:tc>
          <w:tcPr>
            <w:tcW w:w="1500" w:type="dxa"/>
            <w:shd w:val="clear" w:color="auto" w:fill="F8EDE2"/>
            <w:tcMar>
              <w:top w:w="110" w:type="dxa"/>
              <w:left w:w="150" w:type="dxa"/>
              <w:bottom w:w="110" w:type="dxa"/>
              <w:right w:w="160" w:type="dxa"/>
            </w:tcMar>
          </w:tcPr>
          <w:p w14:paraId="4440DE7A" w14:textId="77777777" w:rsidR="001B676F" w:rsidRDefault="0094501B">
            <w:pPr>
              <w:spacing w:line="276" w:lineRule="auto"/>
            </w:pPr>
            <w:r>
              <w:rPr>
                <w:b/>
                <w:bCs/>
                <w:color w:val="B2560D"/>
                <w:sz w:val="17"/>
                <w:szCs w:val="17"/>
              </w:rPr>
              <w:t>M4 → M1</w:t>
            </w:r>
          </w:p>
        </w:tc>
        <w:tc>
          <w:tcPr>
            <w:tcW w:w="7860" w:type="dxa"/>
            <w:shd w:val="clear" w:color="auto" w:fill="F8EDE2"/>
            <w:tcMar>
              <w:top w:w="110" w:type="dxa"/>
              <w:left w:w="150" w:type="dxa"/>
              <w:bottom w:w="110" w:type="dxa"/>
              <w:right w:w="160" w:type="dxa"/>
            </w:tcMar>
          </w:tcPr>
          <w:p w14:paraId="07A3DA5F" w14:textId="77777777" w:rsidR="001B676F" w:rsidRDefault="0094501B">
            <w:pPr>
              <w:spacing w:line="276" w:lineRule="auto"/>
            </w:pPr>
            <w:r>
              <w:rPr>
                <w:sz w:val="20"/>
                <w:szCs w:val="20"/>
              </w:rPr>
              <w:t>Claim delay about to exhaust a dealer’s limit</w:t>
            </w:r>
          </w:p>
        </w:tc>
      </w:tr>
      <w:tr w:rsidR="001B676F" w14:paraId="7EDFA5D5" w14:textId="77777777">
        <w:tc>
          <w:tcPr>
            <w:tcW w:w="1500" w:type="dxa"/>
            <w:shd w:val="clear" w:color="auto" w:fill="F8EDE2"/>
            <w:tcMar>
              <w:top w:w="110" w:type="dxa"/>
              <w:left w:w="150" w:type="dxa"/>
              <w:bottom w:w="110" w:type="dxa"/>
              <w:right w:w="160" w:type="dxa"/>
            </w:tcMar>
          </w:tcPr>
          <w:p w14:paraId="10A07D80" w14:textId="77777777" w:rsidR="001B676F" w:rsidRDefault="0094501B">
            <w:pPr>
              <w:spacing w:line="276" w:lineRule="auto"/>
            </w:pPr>
            <w:r>
              <w:rPr>
                <w:b/>
                <w:bCs/>
                <w:color w:val="B2560D"/>
                <w:sz w:val="17"/>
                <w:szCs w:val="17"/>
              </w:rPr>
              <w:t>M1 → M5</w:t>
            </w:r>
          </w:p>
        </w:tc>
        <w:tc>
          <w:tcPr>
            <w:tcW w:w="7860" w:type="dxa"/>
            <w:shd w:val="clear" w:color="auto" w:fill="F8EDE2"/>
            <w:tcMar>
              <w:top w:w="110" w:type="dxa"/>
              <w:left w:w="150" w:type="dxa"/>
              <w:bottom w:w="110" w:type="dxa"/>
              <w:right w:w="160" w:type="dxa"/>
            </w:tcMar>
          </w:tcPr>
          <w:p w14:paraId="77FB4DAC" w14:textId="77777777" w:rsidR="001B676F" w:rsidRDefault="0094501B">
            <w:pPr>
              <w:spacing w:line="276" w:lineRule="auto"/>
            </w:pPr>
            <w:r>
              <w:rPr>
                <w:sz w:val="20"/>
                <w:szCs w:val="20"/>
              </w:rPr>
              <w:t>Dealer blocked — vertical notified with unit impact</w:t>
            </w:r>
          </w:p>
        </w:tc>
      </w:tr>
      <w:tr w:rsidR="001B676F" w14:paraId="471517BC" w14:textId="77777777">
        <w:tc>
          <w:tcPr>
            <w:tcW w:w="1500" w:type="dxa"/>
            <w:shd w:val="clear" w:color="auto" w:fill="F8EDE2"/>
            <w:tcMar>
              <w:top w:w="110" w:type="dxa"/>
              <w:left w:w="150" w:type="dxa"/>
              <w:bottom w:w="110" w:type="dxa"/>
              <w:right w:w="160" w:type="dxa"/>
            </w:tcMar>
          </w:tcPr>
          <w:p w14:paraId="64E9E160" w14:textId="77777777" w:rsidR="001B676F" w:rsidRDefault="0094501B">
            <w:pPr>
              <w:spacing w:line="276" w:lineRule="auto"/>
            </w:pPr>
            <w:r>
              <w:rPr>
                <w:b/>
                <w:bCs/>
                <w:color w:val="B2560D"/>
                <w:sz w:val="17"/>
                <w:szCs w:val="17"/>
              </w:rPr>
              <w:t>M3 → M5</w:t>
            </w:r>
          </w:p>
        </w:tc>
        <w:tc>
          <w:tcPr>
            <w:tcW w:w="7860" w:type="dxa"/>
            <w:shd w:val="clear" w:color="auto" w:fill="F8EDE2"/>
            <w:tcMar>
              <w:top w:w="110" w:type="dxa"/>
              <w:left w:w="150" w:type="dxa"/>
              <w:bottom w:w="110" w:type="dxa"/>
              <w:right w:w="160" w:type="dxa"/>
            </w:tcMar>
          </w:tcPr>
          <w:p w14:paraId="7B780998" w14:textId="77777777" w:rsidR="001B676F" w:rsidRDefault="0094501B">
            <w:pPr>
              <w:spacing w:line="276" w:lineRule="auto"/>
            </w:pPr>
            <w:r>
              <w:rPr>
                <w:sz w:val="20"/>
                <w:szCs w:val="20"/>
              </w:rPr>
              <w:t>Pending DANs will breach the GC floor if all convert</w:t>
            </w:r>
          </w:p>
        </w:tc>
      </w:tr>
      <w:tr w:rsidR="001B676F" w14:paraId="46DEFC1C" w14:textId="77777777">
        <w:tc>
          <w:tcPr>
            <w:tcW w:w="1500" w:type="dxa"/>
            <w:shd w:val="clear" w:color="auto" w:fill="F8EDE2"/>
            <w:tcMar>
              <w:top w:w="110" w:type="dxa"/>
              <w:left w:w="150" w:type="dxa"/>
              <w:bottom w:w="110" w:type="dxa"/>
              <w:right w:w="160" w:type="dxa"/>
            </w:tcMar>
          </w:tcPr>
          <w:p w14:paraId="0F3C6988" w14:textId="77777777" w:rsidR="001B676F" w:rsidRDefault="0094501B">
            <w:pPr>
              <w:spacing w:line="276" w:lineRule="auto"/>
            </w:pPr>
            <w:r>
              <w:rPr>
                <w:b/>
                <w:bCs/>
                <w:color w:val="B2560D"/>
                <w:sz w:val="17"/>
                <w:szCs w:val="17"/>
              </w:rPr>
              <w:t>M5 → M2</w:t>
            </w:r>
          </w:p>
        </w:tc>
        <w:tc>
          <w:tcPr>
            <w:tcW w:w="7860" w:type="dxa"/>
            <w:shd w:val="clear" w:color="auto" w:fill="F8EDE2"/>
            <w:tcMar>
              <w:top w:w="110" w:type="dxa"/>
              <w:left w:w="150" w:type="dxa"/>
              <w:bottom w:w="110" w:type="dxa"/>
              <w:right w:w="160" w:type="dxa"/>
            </w:tcMar>
          </w:tcPr>
          <w:p w14:paraId="1BA93EE8" w14:textId="77777777" w:rsidR="001B676F" w:rsidRDefault="0094501B">
            <w:pPr>
              <w:spacing w:line="276" w:lineRule="auto"/>
            </w:pPr>
            <w:r>
              <w:rPr>
                <w:sz w:val="20"/>
                <w:szCs w:val="20"/>
              </w:rPr>
              <w:t>Rush order for a dealer with no funding headroom</w:t>
            </w:r>
          </w:p>
        </w:tc>
      </w:tr>
    </w:tbl>
    <w:p w14:paraId="737A8FFE" w14:textId="77777777" w:rsidR="001B676F" w:rsidRDefault="001B676F">
      <w:pPr>
        <w:spacing w:line="276" w:lineRule="auto"/>
      </w:pPr>
    </w:p>
    <w:p w14:paraId="3FF2EA9A" w14:textId="77777777" w:rsidR="001B676F" w:rsidRDefault="0094501B">
      <w:pPr>
        <w:keepNext/>
        <w:spacing w:after="80" w:line="276" w:lineRule="auto"/>
      </w:pPr>
      <w:r>
        <w:rPr>
          <w:b/>
          <w:bCs/>
          <w:caps/>
          <w:color w:val="1A6B51"/>
          <w:spacing w:val="24"/>
          <w:sz w:val="16"/>
          <w:szCs w:val="16"/>
        </w:rPr>
        <w:t>Actions that cross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1B676F" w14:paraId="2D80038E" w14:textId="77777777">
        <w:tc>
          <w:tcPr>
            <w:tcW w:w="1500" w:type="dxa"/>
            <w:shd w:val="clear" w:color="auto" w:fill="E4F0EB"/>
            <w:tcMar>
              <w:top w:w="110" w:type="dxa"/>
              <w:left w:w="150" w:type="dxa"/>
              <w:bottom w:w="110" w:type="dxa"/>
              <w:right w:w="160" w:type="dxa"/>
            </w:tcMar>
          </w:tcPr>
          <w:p w14:paraId="651EDC00" w14:textId="77777777" w:rsidR="001B676F" w:rsidRDefault="0094501B">
            <w:pPr>
              <w:spacing w:line="276" w:lineRule="auto"/>
            </w:pPr>
            <w:r>
              <w:rPr>
                <w:b/>
                <w:bCs/>
                <w:color w:val="1A6B51"/>
                <w:sz w:val="17"/>
                <w:szCs w:val="17"/>
              </w:rPr>
              <w:t>M3 + M5</w:t>
            </w:r>
          </w:p>
        </w:tc>
        <w:tc>
          <w:tcPr>
            <w:tcW w:w="7860" w:type="dxa"/>
            <w:shd w:val="clear" w:color="auto" w:fill="E4F0EB"/>
            <w:tcMar>
              <w:top w:w="110" w:type="dxa"/>
              <w:left w:w="150" w:type="dxa"/>
              <w:bottom w:w="110" w:type="dxa"/>
              <w:right w:w="160" w:type="dxa"/>
            </w:tcMar>
          </w:tcPr>
          <w:p w14:paraId="6BEAE5D5" w14:textId="77777777" w:rsidR="001B676F" w:rsidRDefault="0094501B">
            <w:pPr>
              <w:spacing w:line="276" w:lineRule="auto"/>
            </w:pPr>
            <w:r>
              <w:rPr>
                <w:sz w:val="20"/>
                <w:szCs w:val="20"/>
              </w:rPr>
              <w:t>Defer a retail — GC protected, volume impact stated</w:t>
            </w:r>
          </w:p>
        </w:tc>
      </w:tr>
      <w:tr w:rsidR="001B676F" w14:paraId="7B86F8AC" w14:textId="77777777">
        <w:tc>
          <w:tcPr>
            <w:tcW w:w="1500" w:type="dxa"/>
            <w:shd w:val="clear" w:color="auto" w:fill="E4F0EB"/>
            <w:tcMar>
              <w:top w:w="110" w:type="dxa"/>
              <w:left w:w="150" w:type="dxa"/>
              <w:bottom w:w="110" w:type="dxa"/>
              <w:right w:w="160" w:type="dxa"/>
            </w:tcMar>
          </w:tcPr>
          <w:p w14:paraId="23153D13" w14:textId="77777777" w:rsidR="001B676F" w:rsidRDefault="0094501B">
            <w:pPr>
              <w:spacing w:line="276" w:lineRule="auto"/>
            </w:pPr>
            <w:r>
              <w:rPr>
                <w:b/>
                <w:bCs/>
                <w:color w:val="1A6B51"/>
                <w:sz w:val="17"/>
                <w:szCs w:val="17"/>
              </w:rPr>
              <w:t>M2 + M1</w:t>
            </w:r>
          </w:p>
        </w:tc>
        <w:tc>
          <w:tcPr>
            <w:tcW w:w="7860" w:type="dxa"/>
            <w:shd w:val="clear" w:color="auto" w:fill="E4F0EB"/>
            <w:tcMar>
              <w:top w:w="110" w:type="dxa"/>
              <w:left w:w="150" w:type="dxa"/>
              <w:bottom w:w="110" w:type="dxa"/>
              <w:right w:w="160" w:type="dxa"/>
            </w:tcMar>
          </w:tcPr>
          <w:p w14:paraId="00D4B741" w14:textId="77777777" w:rsidR="001B676F" w:rsidRDefault="0094501B">
            <w:pPr>
              <w:spacing w:line="276" w:lineRule="auto"/>
            </w:pPr>
            <w:r>
              <w:rPr>
                <w:sz w:val="20"/>
                <w:szCs w:val="20"/>
              </w:rPr>
              <w:t>Override granted with exposure simulated first</w:t>
            </w:r>
          </w:p>
        </w:tc>
      </w:tr>
      <w:tr w:rsidR="001B676F" w14:paraId="7F061E32" w14:textId="77777777">
        <w:tc>
          <w:tcPr>
            <w:tcW w:w="1500" w:type="dxa"/>
            <w:shd w:val="clear" w:color="auto" w:fill="E4F0EB"/>
            <w:tcMar>
              <w:top w:w="110" w:type="dxa"/>
              <w:left w:w="150" w:type="dxa"/>
              <w:bottom w:w="110" w:type="dxa"/>
              <w:right w:w="160" w:type="dxa"/>
            </w:tcMar>
          </w:tcPr>
          <w:p w14:paraId="03FEEA4E" w14:textId="77777777" w:rsidR="001B676F" w:rsidRDefault="0094501B">
            <w:pPr>
              <w:spacing w:line="276" w:lineRule="auto"/>
            </w:pPr>
            <w:r>
              <w:rPr>
                <w:b/>
                <w:bCs/>
                <w:color w:val="1A6B51"/>
                <w:sz w:val="17"/>
                <w:szCs w:val="17"/>
              </w:rPr>
              <w:t>M5 + M1</w:t>
            </w:r>
          </w:p>
        </w:tc>
        <w:tc>
          <w:tcPr>
            <w:tcW w:w="7860" w:type="dxa"/>
            <w:shd w:val="clear" w:color="auto" w:fill="E4F0EB"/>
            <w:tcMar>
              <w:top w:w="110" w:type="dxa"/>
              <w:left w:w="150" w:type="dxa"/>
              <w:bottom w:w="110" w:type="dxa"/>
              <w:right w:w="160" w:type="dxa"/>
            </w:tcMar>
          </w:tcPr>
          <w:p w14:paraId="656F6F1A" w14:textId="77777777" w:rsidR="001B676F" w:rsidRDefault="0094501B">
            <w:pPr>
              <w:spacing w:line="276" w:lineRule="auto"/>
            </w:pPr>
            <w:r>
              <w:rPr>
                <w:sz w:val="20"/>
                <w:szCs w:val="20"/>
              </w:rPr>
              <w:t>Liquidation directed to dealers with free limit</w:t>
            </w:r>
          </w:p>
        </w:tc>
      </w:tr>
    </w:tbl>
    <w:p w14:paraId="28C157A1" w14:textId="77777777" w:rsidR="001B676F" w:rsidRDefault="001B676F">
      <w:pPr>
        <w:spacing w:line="276" w:lineRule="auto"/>
      </w:pPr>
    </w:p>
    <w:p w14:paraId="1C4B91E2" w14:textId="77777777" w:rsidR="001B676F" w:rsidRDefault="0094501B">
      <w:pPr>
        <w:pStyle w:val="Heading1"/>
        <w:keepNext/>
        <w:spacing w:before="360" w:after="140" w:line="264" w:lineRule="auto"/>
      </w:pPr>
      <w:r>
        <w:rPr>
          <w:b/>
          <w:bCs/>
          <w:color w:val="16232E"/>
        </w:rPr>
        <w:t>5.  Shared objects</w:t>
      </w:r>
    </w:p>
    <w:p w14:paraId="1A284F24" w14:textId="77777777" w:rsidR="001B676F" w:rsidRDefault="0094501B">
      <w:pPr>
        <w:spacing w:after="180" w:line="276" w:lineRule="auto"/>
      </w:pPr>
      <w:r>
        <w:t>Built once. If these are duplicated per module, the modules will disagree with each other within a quarter.</w:t>
      </w:r>
    </w:p>
    <w:tbl>
      <w:tblPr>
        <w:tblW w:w="9360" w:type="dxa"/>
        <w:tblBorders>
          <w:top w:val="single" w:sz="4" w:space="0" w:color="D2D9DD"/>
          <w:left w:val="none" w:sz="0" w:space="0" w:color="FFFFFF"/>
          <w:bottom w:val="single" w:sz="4" w:space="0" w:color="D2D9DD"/>
          <w:right w:val="none" w:sz="0" w:space="0" w:color="FFFFFF"/>
          <w:insideH w:val="single" w:sz="2" w:space="0" w:color="D2D9DD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B676F" w14:paraId="61B6DE12" w14:textId="77777777">
        <w:tc>
          <w:tcPr>
            <w:tcW w:w="2400" w:type="dxa"/>
            <w:tcMar>
              <w:top w:w="150" w:type="dxa"/>
              <w:left w:w="0" w:type="dxa"/>
              <w:bottom w:w="150" w:type="dxa"/>
              <w:right w:w="160" w:type="dxa"/>
            </w:tcMar>
          </w:tcPr>
          <w:p w14:paraId="1770C8DC" w14:textId="77777777" w:rsidR="001B676F" w:rsidRDefault="0094501B">
            <w:pPr>
              <w:spacing w:after="40" w:line="276" w:lineRule="auto"/>
            </w:pPr>
            <w:r>
              <w:rPr>
                <w:b/>
                <w:bCs/>
                <w:color w:val="16232E"/>
              </w:rPr>
              <w:t>Dealer 360</w:t>
            </w:r>
          </w:p>
          <w:p w14:paraId="5CD65CE9" w14:textId="77777777" w:rsidR="001B676F" w:rsidRDefault="0094501B">
            <w:pPr>
              <w:spacing w:line="276" w:lineRule="auto"/>
            </w:pPr>
            <w:r>
              <w:rPr>
                <w:color w:val="6B7C87"/>
                <w:spacing w:val="16"/>
                <w:sz w:val="14"/>
                <w:szCs w:val="14"/>
              </w:rPr>
              <w:t>ALL MODULES</w:t>
            </w:r>
          </w:p>
        </w:tc>
        <w:tc>
          <w:tcPr>
            <w:tcW w:w="6960" w:type="dxa"/>
            <w:tcMar>
              <w:top w:w="150" w:type="dxa"/>
              <w:left w:w="150" w:type="dxa"/>
              <w:bottom w:w="150" w:type="dxa"/>
              <w:right w:w="160" w:type="dxa"/>
            </w:tcMar>
          </w:tcPr>
          <w:p w14:paraId="26B7514E" w14:textId="77777777" w:rsidR="001B676F" w:rsidRDefault="0094501B">
            <w:pPr>
              <w:spacing w:line="276" w:lineRule="auto"/>
            </w:pPr>
            <w:r>
              <w:rPr>
                <w:sz w:val="20"/>
                <w:szCs w:val="20"/>
              </w:rPr>
              <w:t>One dealer record — funding, stock, ageing, outstanding, payment behaviour, block status. Serves the credit decision and the “can this dealer even take the vehicle” question equally.</w:t>
            </w:r>
          </w:p>
        </w:tc>
      </w:tr>
      <w:tr w:rsidR="001B676F" w14:paraId="0BCD60D3" w14:textId="77777777">
        <w:tc>
          <w:tcPr>
            <w:tcW w:w="2400" w:type="dxa"/>
            <w:tcMar>
              <w:top w:w="150" w:type="dxa"/>
              <w:left w:w="0" w:type="dxa"/>
              <w:bottom w:w="150" w:type="dxa"/>
              <w:right w:w="160" w:type="dxa"/>
            </w:tcMar>
          </w:tcPr>
          <w:p w14:paraId="3F725658" w14:textId="77777777" w:rsidR="001B676F" w:rsidRDefault="0094501B">
            <w:pPr>
              <w:spacing w:after="40" w:line="276" w:lineRule="auto"/>
            </w:pPr>
            <w:r>
              <w:rPr>
                <w:b/>
                <w:bCs/>
                <w:color w:val="16232E"/>
              </w:rPr>
              <w:t>Decision register</w:t>
            </w:r>
          </w:p>
          <w:p w14:paraId="206746D6" w14:textId="77777777" w:rsidR="001B676F" w:rsidRDefault="0094501B">
            <w:pPr>
              <w:spacing w:line="276" w:lineRule="auto"/>
            </w:pPr>
            <w:r>
              <w:rPr>
                <w:color w:val="6B7C87"/>
                <w:spacing w:val="16"/>
                <w:sz w:val="14"/>
                <w:szCs w:val="14"/>
              </w:rPr>
              <w:t>M2 · M3 · M5</w:t>
            </w:r>
          </w:p>
        </w:tc>
        <w:tc>
          <w:tcPr>
            <w:tcW w:w="6960" w:type="dxa"/>
            <w:tcMar>
              <w:top w:w="150" w:type="dxa"/>
              <w:left w:w="150" w:type="dxa"/>
              <w:bottom w:w="150" w:type="dxa"/>
              <w:right w:w="160" w:type="dxa"/>
            </w:tcMar>
          </w:tcPr>
          <w:p w14:paraId="3515438E" w14:textId="77777777" w:rsidR="001B676F" w:rsidRDefault="0094501B">
            <w:pPr>
              <w:spacing w:line="276" w:lineRule="auto"/>
            </w:pPr>
            <w:r>
              <w:rPr>
                <w:sz w:val="20"/>
                <w:szCs w:val="20"/>
              </w:rPr>
              <w:t>Commitments made but not yet transacted — decided limits, live deals, placed indents. The object every simulation runs against, and the gap both tracks independently described.</w:t>
            </w:r>
          </w:p>
        </w:tc>
      </w:tr>
      <w:tr w:rsidR="001B676F" w14:paraId="42BE7974" w14:textId="77777777">
        <w:tc>
          <w:tcPr>
            <w:tcW w:w="2400" w:type="dxa"/>
            <w:tcMar>
              <w:top w:w="150" w:type="dxa"/>
              <w:left w:w="0" w:type="dxa"/>
              <w:bottom w:w="150" w:type="dxa"/>
              <w:right w:w="160" w:type="dxa"/>
            </w:tcMar>
          </w:tcPr>
          <w:p w14:paraId="61084801" w14:textId="77777777" w:rsidR="001B676F" w:rsidRDefault="0094501B">
            <w:pPr>
              <w:spacing w:after="40" w:line="276" w:lineRule="auto"/>
            </w:pPr>
            <w:r>
              <w:rPr>
                <w:b/>
                <w:bCs/>
                <w:color w:val="16232E"/>
              </w:rPr>
              <w:t>Month-end cockpit</w:t>
            </w:r>
          </w:p>
          <w:p w14:paraId="15BF47E6" w14:textId="77777777" w:rsidR="001B676F" w:rsidRDefault="0094501B">
            <w:pPr>
              <w:spacing w:line="276" w:lineRule="auto"/>
            </w:pPr>
            <w:r>
              <w:rPr>
                <w:color w:val="6B7C87"/>
                <w:spacing w:val="16"/>
                <w:sz w:val="14"/>
                <w:szCs w:val="14"/>
              </w:rPr>
              <w:t>ALL MODULES</w:t>
            </w:r>
          </w:p>
        </w:tc>
        <w:tc>
          <w:tcPr>
            <w:tcW w:w="6960" w:type="dxa"/>
            <w:tcMar>
              <w:top w:w="150" w:type="dxa"/>
              <w:left w:w="150" w:type="dxa"/>
              <w:bottom w:w="150" w:type="dxa"/>
              <w:right w:w="160" w:type="dxa"/>
            </w:tcMar>
          </w:tcPr>
          <w:p w14:paraId="66360DDB" w14:textId="77777777" w:rsidR="001B676F" w:rsidRDefault="0094501B">
            <w:pPr>
              <w:spacing w:line="276" w:lineRule="auto"/>
            </w:pPr>
            <w:r>
              <w:rPr>
                <w:sz w:val="20"/>
                <w:szCs w:val="20"/>
              </w:rPr>
              <w:t>The 25th to 30th window, where both tracks are currently blind and where credit exceptions, DAN approvals, rush orders and deal negotiations all peak at once.</w:t>
            </w:r>
          </w:p>
        </w:tc>
      </w:tr>
      <w:tr w:rsidR="001B676F" w14:paraId="4E75B6A9" w14:textId="77777777">
        <w:tc>
          <w:tcPr>
            <w:tcW w:w="2400" w:type="dxa"/>
            <w:tcMar>
              <w:top w:w="150" w:type="dxa"/>
              <w:left w:w="0" w:type="dxa"/>
              <w:bottom w:w="150" w:type="dxa"/>
              <w:right w:w="160" w:type="dxa"/>
            </w:tcMar>
          </w:tcPr>
          <w:p w14:paraId="20462A63" w14:textId="77777777" w:rsidR="001B676F" w:rsidRDefault="0094501B">
            <w:pPr>
              <w:spacing w:after="40" w:line="276" w:lineRule="auto"/>
            </w:pPr>
            <w:r>
              <w:rPr>
                <w:b/>
                <w:bCs/>
                <w:color w:val="16232E"/>
              </w:rPr>
              <w:t>Exception register</w:t>
            </w:r>
          </w:p>
          <w:p w14:paraId="3ED4EA3D" w14:textId="77777777" w:rsidR="001B676F" w:rsidRDefault="0094501B">
            <w:pPr>
              <w:spacing w:line="276" w:lineRule="auto"/>
            </w:pPr>
            <w:r>
              <w:rPr>
                <w:color w:val="6B7C87"/>
                <w:spacing w:val="16"/>
                <w:sz w:val="14"/>
                <w:szCs w:val="14"/>
              </w:rPr>
              <w:t>M2 · M5</w:t>
            </w:r>
          </w:p>
        </w:tc>
        <w:tc>
          <w:tcPr>
            <w:tcW w:w="6960" w:type="dxa"/>
            <w:tcMar>
              <w:top w:w="150" w:type="dxa"/>
              <w:left w:w="150" w:type="dxa"/>
              <w:bottom w:w="150" w:type="dxa"/>
              <w:right w:w="160" w:type="dxa"/>
            </w:tcMar>
          </w:tcPr>
          <w:p w14:paraId="092AEA93" w14:textId="77777777" w:rsidR="001B676F" w:rsidRDefault="0094501B">
            <w:pPr>
              <w:spacing w:line="276" w:lineRule="auto"/>
            </w:pPr>
            <w:r>
              <w:rPr>
                <w:sz w:val="20"/>
                <w:szCs w:val="20"/>
              </w:rPr>
              <w:t>Overrides, dry-pipeline rush orders, deferred retails. Allowed, recorded, attributed, reported — the mechanism that carries the weight a hard lock is not yet carrying.</w:t>
            </w:r>
          </w:p>
        </w:tc>
      </w:tr>
      <w:tr w:rsidR="001B676F" w14:paraId="0BEC35D7" w14:textId="77777777">
        <w:tc>
          <w:tcPr>
            <w:tcW w:w="2400" w:type="dxa"/>
            <w:tcMar>
              <w:top w:w="150" w:type="dxa"/>
              <w:left w:w="0" w:type="dxa"/>
              <w:bottom w:w="150" w:type="dxa"/>
              <w:right w:w="160" w:type="dxa"/>
            </w:tcMar>
          </w:tcPr>
          <w:p w14:paraId="14ED4026" w14:textId="77777777" w:rsidR="001B676F" w:rsidRDefault="0094501B">
            <w:pPr>
              <w:spacing w:after="40" w:line="276" w:lineRule="auto"/>
            </w:pPr>
            <w:r>
              <w:rPr>
                <w:b/>
                <w:bCs/>
                <w:color w:val="16232E"/>
              </w:rPr>
              <w:t>Plan impact translator</w:t>
            </w:r>
          </w:p>
          <w:p w14:paraId="6CC2A19B" w14:textId="77777777" w:rsidR="001B676F" w:rsidRDefault="0094501B">
            <w:pPr>
              <w:spacing w:line="276" w:lineRule="auto"/>
            </w:pPr>
            <w:r>
              <w:rPr>
                <w:color w:val="6B7C87"/>
                <w:spacing w:val="16"/>
                <w:sz w:val="14"/>
                <w:szCs w:val="14"/>
              </w:rPr>
              <w:t>ALL MODULES</w:t>
            </w:r>
          </w:p>
        </w:tc>
        <w:tc>
          <w:tcPr>
            <w:tcW w:w="6960" w:type="dxa"/>
            <w:tcMar>
              <w:top w:w="150" w:type="dxa"/>
              <w:left w:w="150" w:type="dxa"/>
              <w:bottom w:w="150" w:type="dxa"/>
              <w:right w:w="160" w:type="dxa"/>
            </w:tcMar>
          </w:tcPr>
          <w:p w14:paraId="01BEB32B" w14:textId="77777777" w:rsidR="001B676F" w:rsidRDefault="0094501B">
            <w:pPr>
              <w:spacing w:line="276" w:lineRule="auto"/>
            </w:pPr>
            <w:r>
              <w:rPr>
                <w:sz w:val="20"/>
                <w:szCs w:val="20"/>
              </w:rPr>
              <w:t>Converts every alert into vehicles at risk. Without it each module speaks its own dialect, and leadership cannot compare a funding block against a supply shortfall.</w:t>
            </w:r>
          </w:p>
        </w:tc>
      </w:tr>
    </w:tbl>
    <w:p w14:paraId="7FDA3BF1" w14:textId="77777777" w:rsidR="001B676F" w:rsidRDefault="0094501B">
      <w:pPr>
        <w:pStyle w:val="Heading1"/>
        <w:keepNext/>
        <w:spacing w:before="360" w:after="140" w:line="264" w:lineRule="auto"/>
      </w:pPr>
      <w:r>
        <w:rPr>
          <w:b/>
          <w:bCs/>
          <w:color w:val="16232E"/>
        </w:rPr>
        <w:t>6.  Design principles</w:t>
      </w:r>
    </w:p>
    <w:p w14:paraId="723A7E48" w14:textId="77777777" w:rsidR="001B676F" w:rsidRDefault="0094501B">
      <w:pPr>
        <w:spacing w:after="180" w:line="276" w:lineRule="auto"/>
      </w:pPr>
      <w:r>
        <w:t>Carried directly from the sessions. Both rooms arrived at the first two independently, which is why they are stated once here rather than rediscovered per module.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B676F" w14:paraId="53E1EFB2" w14:textId="77777777">
        <w:tc>
          <w:tcPr>
            <w:tcW w:w="4680" w:type="dxa"/>
            <w:shd w:val="clear" w:color="auto" w:fill="F1F4F5"/>
            <w:tcMar>
              <w:top w:w="150" w:type="dxa"/>
              <w:left w:w="170" w:type="dxa"/>
              <w:bottom w:w="150" w:type="dxa"/>
              <w:right w:w="160" w:type="dxa"/>
            </w:tcMar>
          </w:tcPr>
          <w:p w14:paraId="490B76E2" w14:textId="77777777" w:rsidR="001B676F" w:rsidRDefault="0094501B">
            <w:pPr>
              <w:spacing w:after="60" w:line="276" w:lineRule="auto"/>
            </w:pPr>
            <w:r>
              <w:rPr>
                <w:b/>
                <w:bCs/>
                <w:color w:val="6B7C87"/>
                <w:spacing w:val="20"/>
                <w:sz w:val="15"/>
                <w:szCs w:val="15"/>
              </w:rPr>
              <w:t>01</w:t>
            </w:r>
          </w:p>
          <w:p w14:paraId="57DC9723" w14:textId="77777777" w:rsidR="001B676F" w:rsidRDefault="0094501B">
            <w:pPr>
              <w:spacing w:after="60" w:line="276" w:lineRule="auto"/>
            </w:pPr>
            <w:r>
              <w:rPr>
                <w:b/>
                <w:bCs/>
                <w:color w:val="16232E"/>
              </w:rPr>
              <w:t>Alert first, lock later</w:t>
            </w:r>
          </w:p>
          <w:p w14:paraId="449F0E27" w14:textId="77777777" w:rsidR="001B676F" w:rsidRDefault="0094501B">
            <w:pPr>
              <w:spacing w:line="276" w:lineRule="auto"/>
            </w:pPr>
            <w:r>
              <w:rPr>
                <w:sz w:val="19"/>
                <w:szCs w:val="19"/>
              </w:rPr>
              <w:t>Allow the exception, record it, make it reportable. Hard locks only once the system has earned trust.</w:t>
            </w:r>
          </w:p>
        </w:tc>
        <w:tc>
          <w:tcPr>
            <w:tcW w:w="4680" w:type="dxa"/>
            <w:shd w:val="clear" w:color="auto" w:fill="F1F4F5"/>
            <w:tcMar>
              <w:top w:w="150" w:type="dxa"/>
              <w:left w:w="170" w:type="dxa"/>
              <w:bottom w:w="150" w:type="dxa"/>
              <w:right w:w="160" w:type="dxa"/>
            </w:tcMar>
          </w:tcPr>
          <w:p w14:paraId="24EED259" w14:textId="77777777" w:rsidR="001B676F" w:rsidRDefault="0094501B">
            <w:pPr>
              <w:spacing w:after="60" w:line="276" w:lineRule="auto"/>
            </w:pPr>
            <w:r>
              <w:rPr>
                <w:b/>
                <w:bCs/>
                <w:color w:val="6B7C87"/>
                <w:spacing w:val="20"/>
                <w:sz w:val="15"/>
                <w:szCs w:val="15"/>
              </w:rPr>
              <w:t>02</w:t>
            </w:r>
          </w:p>
          <w:p w14:paraId="7908748C" w14:textId="77777777" w:rsidR="001B676F" w:rsidRDefault="0094501B">
            <w:pPr>
              <w:spacing w:after="60" w:line="276" w:lineRule="auto"/>
            </w:pPr>
            <w:r>
              <w:rPr>
                <w:b/>
                <w:bCs/>
                <w:color w:val="16232E"/>
              </w:rPr>
              <w:t>Every number drills through</w:t>
            </w:r>
          </w:p>
          <w:p w14:paraId="546C255B" w14:textId="77777777" w:rsidR="001B676F" w:rsidRDefault="0094501B">
            <w:pPr>
              <w:spacing w:line="276" w:lineRule="auto"/>
            </w:pPr>
            <w:r>
              <w:rPr>
                <w:sz w:val="19"/>
                <w:szCs w:val="19"/>
              </w:rPr>
              <w:t>Both leaders rejected the aggregate on sight. A headline with no constituents will not be used.</w:t>
            </w:r>
          </w:p>
        </w:tc>
      </w:tr>
    </w:tbl>
    <w:p w14:paraId="1DB55F20" w14:textId="77777777" w:rsidR="001B676F" w:rsidRDefault="001B676F">
      <w:pPr>
        <w:spacing w:line="276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B676F" w14:paraId="2786FD39" w14:textId="77777777">
        <w:tc>
          <w:tcPr>
            <w:tcW w:w="4680" w:type="dxa"/>
            <w:shd w:val="clear" w:color="auto" w:fill="F1F4F5"/>
            <w:tcMar>
              <w:top w:w="150" w:type="dxa"/>
              <w:left w:w="170" w:type="dxa"/>
              <w:bottom w:w="150" w:type="dxa"/>
              <w:right w:w="160" w:type="dxa"/>
            </w:tcMar>
          </w:tcPr>
          <w:p w14:paraId="520F11D6" w14:textId="77777777" w:rsidR="001B676F" w:rsidRDefault="0094501B">
            <w:pPr>
              <w:spacing w:after="60" w:line="276" w:lineRule="auto"/>
            </w:pPr>
            <w:r>
              <w:rPr>
                <w:b/>
                <w:bCs/>
                <w:color w:val="6B7C87"/>
                <w:spacing w:val="20"/>
                <w:sz w:val="15"/>
                <w:szCs w:val="15"/>
              </w:rPr>
              <w:t>03</w:t>
            </w:r>
          </w:p>
          <w:p w14:paraId="272C15F6" w14:textId="77777777" w:rsidR="001B676F" w:rsidRDefault="0094501B">
            <w:pPr>
              <w:spacing w:after="60" w:line="276" w:lineRule="auto"/>
            </w:pPr>
            <w:r>
              <w:rPr>
                <w:b/>
                <w:bCs/>
                <w:color w:val="16232E"/>
              </w:rPr>
              <w:t>Cadence follows definition</w:t>
            </w:r>
          </w:p>
          <w:p w14:paraId="61534253" w14:textId="77777777" w:rsidR="001B676F" w:rsidRDefault="0094501B">
            <w:pPr>
              <w:spacing w:line="276" w:lineRule="auto"/>
            </w:pPr>
            <w:r>
              <w:rPr>
                <w:sz w:val="19"/>
                <w:szCs w:val="19"/>
              </w:rPr>
              <w:t>A monthly KPI shown daily is noise. State the refresh rate alongside every measure.</w:t>
            </w:r>
          </w:p>
        </w:tc>
        <w:tc>
          <w:tcPr>
            <w:tcW w:w="4680" w:type="dxa"/>
            <w:shd w:val="clear" w:color="auto" w:fill="F1F4F5"/>
            <w:tcMar>
              <w:top w:w="150" w:type="dxa"/>
              <w:left w:w="170" w:type="dxa"/>
              <w:bottom w:w="150" w:type="dxa"/>
              <w:right w:w="160" w:type="dxa"/>
            </w:tcMar>
          </w:tcPr>
          <w:p w14:paraId="522460B0" w14:textId="77777777" w:rsidR="001B676F" w:rsidRDefault="0094501B">
            <w:pPr>
              <w:spacing w:after="60" w:line="276" w:lineRule="auto"/>
            </w:pPr>
            <w:r>
              <w:rPr>
                <w:b/>
                <w:bCs/>
                <w:color w:val="6B7C87"/>
                <w:spacing w:val="20"/>
                <w:sz w:val="15"/>
                <w:szCs w:val="15"/>
              </w:rPr>
              <w:t>04</w:t>
            </w:r>
          </w:p>
          <w:p w14:paraId="589E276A" w14:textId="77777777" w:rsidR="001B676F" w:rsidRDefault="0094501B">
            <w:pPr>
              <w:spacing w:after="60" w:line="276" w:lineRule="auto"/>
            </w:pPr>
            <w:r>
              <w:rPr>
                <w:b/>
                <w:bCs/>
                <w:color w:val="16232E"/>
              </w:rPr>
              <w:t>Persona determines view</w:t>
            </w:r>
          </w:p>
          <w:p w14:paraId="465AE16D" w14:textId="77777777" w:rsidR="001B676F" w:rsidRDefault="0094501B">
            <w:pPr>
              <w:spacing w:line="276" w:lineRule="auto"/>
            </w:pPr>
            <w:r>
              <w:rPr>
                <w:sz w:val="19"/>
                <w:szCs w:val="19"/>
              </w:rPr>
              <w:t>Same KPI, different formula and refresh by role. A VP wants the 5,000 units, not runner availability.</w:t>
            </w:r>
          </w:p>
        </w:tc>
      </w:tr>
    </w:tbl>
    <w:p w14:paraId="00AD3965" w14:textId="77777777" w:rsidR="001B676F" w:rsidRDefault="001B676F">
      <w:pPr>
        <w:spacing w:line="276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B676F" w14:paraId="77EAF7C5" w14:textId="77777777">
        <w:tc>
          <w:tcPr>
            <w:tcW w:w="4680" w:type="dxa"/>
            <w:shd w:val="clear" w:color="auto" w:fill="F1F4F5"/>
            <w:tcMar>
              <w:top w:w="150" w:type="dxa"/>
              <w:left w:w="170" w:type="dxa"/>
              <w:bottom w:w="150" w:type="dxa"/>
              <w:right w:w="160" w:type="dxa"/>
            </w:tcMar>
          </w:tcPr>
          <w:p w14:paraId="107F8853" w14:textId="77777777" w:rsidR="001B676F" w:rsidRDefault="0094501B">
            <w:pPr>
              <w:spacing w:after="60" w:line="276" w:lineRule="auto"/>
            </w:pPr>
            <w:r>
              <w:rPr>
                <w:b/>
                <w:bCs/>
                <w:color w:val="6B7C87"/>
                <w:spacing w:val="20"/>
                <w:sz w:val="15"/>
                <w:szCs w:val="15"/>
              </w:rPr>
              <w:t>05</w:t>
            </w:r>
          </w:p>
          <w:p w14:paraId="079D8736" w14:textId="77777777" w:rsidR="001B676F" w:rsidRDefault="0094501B">
            <w:pPr>
              <w:spacing w:after="60" w:line="276" w:lineRule="auto"/>
            </w:pPr>
            <w:r>
              <w:rPr>
                <w:b/>
                <w:bCs/>
                <w:color w:val="16232E"/>
              </w:rPr>
              <w:t>Reason strings are mandatory</w:t>
            </w:r>
          </w:p>
          <w:p w14:paraId="4158E44B" w14:textId="77777777" w:rsidR="001B676F" w:rsidRDefault="0094501B">
            <w:pPr>
              <w:spacing w:line="276" w:lineRule="auto"/>
            </w:pPr>
            <w:r>
              <w:rPr>
                <w:sz w:val="19"/>
                <w:szCs w:val="19"/>
              </w:rPr>
              <w:t>A recommendation that cannot be defended in a room will not survive contact with one.</w:t>
            </w:r>
          </w:p>
        </w:tc>
        <w:tc>
          <w:tcPr>
            <w:tcW w:w="4680" w:type="dxa"/>
            <w:shd w:val="clear" w:color="auto" w:fill="F1F4F5"/>
            <w:tcMar>
              <w:top w:w="150" w:type="dxa"/>
              <w:left w:w="170" w:type="dxa"/>
              <w:bottom w:w="150" w:type="dxa"/>
              <w:right w:w="160" w:type="dxa"/>
            </w:tcMar>
          </w:tcPr>
          <w:p w14:paraId="0A3ADFE3" w14:textId="77777777" w:rsidR="001B676F" w:rsidRDefault="0094501B">
            <w:pPr>
              <w:spacing w:after="60" w:line="276" w:lineRule="auto"/>
            </w:pPr>
            <w:r>
              <w:rPr>
                <w:b/>
                <w:bCs/>
                <w:color w:val="6B7C87"/>
                <w:spacing w:val="20"/>
                <w:sz w:val="15"/>
                <w:szCs w:val="15"/>
              </w:rPr>
              <w:t>06</w:t>
            </w:r>
          </w:p>
          <w:p w14:paraId="0FABBFF7" w14:textId="77777777" w:rsidR="001B676F" w:rsidRDefault="0094501B">
            <w:pPr>
              <w:spacing w:after="60" w:line="276" w:lineRule="auto"/>
            </w:pPr>
            <w:r>
              <w:rPr>
                <w:b/>
                <w:bCs/>
                <w:color w:val="16232E"/>
              </w:rPr>
              <w:t>Measure only what is controllable</w:t>
            </w:r>
          </w:p>
          <w:p w14:paraId="4AF0188F" w14:textId="77777777" w:rsidR="001B676F" w:rsidRDefault="0094501B">
            <w:pPr>
              <w:spacing w:line="276" w:lineRule="auto"/>
            </w:pPr>
            <w:r>
              <w:rPr>
                <w:sz w:val="19"/>
                <w:szCs w:val="19"/>
              </w:rPr>
              <w:t>Variation KPIs apply to runners; strangers are market-driven. Accountability without control is ignored.</w:t>
            </w:r>
          </w:p>
        </w:tc>
      </w:tr>
    </w:tbl>
    <w:p w14:paraId="0C3027E5" w14:textId="77777777" w:rsidR="001B676F" w:rsidRDefault="001B676F">
      <w:pPr>
        <w:spacing w:line="276" w:lineRule="auto"/>
      </w:pPr>
    </w:p>
    <w:p w14:paraId="2E774240" w14:textId="77777777" w:rsidR="001B676F" w:rsidRDefault="0094501B">
      <w:pPr>
        <w:pStyle w:val="Heading1"/>
        <w:keepNext/>
        <w:spacing w:before="360" w:after="140" w:line="264" w:lineRule="auto"/>
      </w:pPr>
      <w:r>
        <w:rPr>
          <w:b/>
          <w:bCs/>
          <w:color w:val="16232E"/>
        </w:rPr>
        <w:t>7.  Settle before building</w:t>
      </w:r>
    </w:p>
    <w:tbl>
      <w:tblPr>
        <w:tblW w:w="9360" w:type="dxa"/>
        <w:tblBorders>
          <w:top w:val="single" w:sz="8" w:space="0" w:color="16232E"/>
          <w:left w:val="single" w:sz="8" w:space="0" w:color="16232E"/>
          <w:bottom w:val="single" w:sz="8" w:space="0" w:color="16232E"/>
          <w:right w:val="single" w:sz="8" w:space="0" w:color="1623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676F" w14:paraId="5022C640" w14:textId="77777777">
        <w:tc>
          <w:tcPr>
            <w:tcW w:w="9360" w:type="dxa"/>
            <w:tcMar>
              <w:top w:w="210" w:type="dxa"/>
              <w:left w:w="230" w:type="dxa"/>
              <w:bottom w:w="210" w:type="dxa"/>
              <w:right w:w="160" w:type="dxa"/>
            </w:tcMar>
          </w:tcPr>
          <w:p w14:paraId="303564B9" w14:textId="77777777" w:rsidR="001B676F" w:rsidRDefault="0094501B">
            <w:pPr>
              <w:spacing w:after="80" w:line="276" w:lineRule="auto"/>
            </w:pPr>
            <w:r>
              <w:rPr>
                <w:b/>
                <w:bCs/>
                <w:color w:val="16232E"/>
                <w:sz w:val="24"/>
                <w:szCs w:val="24"/>
              </w:rPr>
              <w:t>Three decisions gate the rest</w:t>
            </w:r>
          </w:p>
          <w:p w14:paraId="0B65CE06" w14:textId="77777777" w:rsidR="001B676F" w:rsidRDefault="0094501B">
            <w:pPr>
              <w:spacing w:after="160" w:line="276" w:lineRule="auto"/>
            </w:pPr>
            <w:r>
              <w:rPr>
                <w:sz w:val="20"/>
                <w:szCs w:val="20"/>
              </w:rPr>
              <w:t>Each changes the shape of the build rather than its size. Deciding them late means rework, not delay.</w:t>
            </w:r>
          </w:p>
          <w:p w14:paraId="5B9D743A" w14:textId="77777777" w:rsidR="001B676F" w:rsidRDefault="0094501B">
            <w:pPr>
              <w:spacing w:after="130" w:line="270" w:lineRule="auto"/>
              <w:ind w:left="345" w:hanging="345"/>
            </w:pPr>
            <w:r>
              <w:rPr>
                <w:b/>
                <w:bCs/>
                <w:color w:val="16232E"/>
                <w:sz w:val="20"/>
                <w:szCs w:val="20"/>
              </w:rPr>
              <w:t>1.  Does the tower execute, or recommend and hand off?</w:t>
            </w:r>
            <w:r>
              <w:rPr>
                <w:sz w:val="20"/>
                <w:szCs w:val="20"/>
              </w:rPr>
              <w:t xml:space="preserve"> Whether actions write back to SAP and DBM determines integration effort, approval design and the audit position. Unresolved in both sessions.</w:t>
            </w:r>
          </w:p>
          <w:p w14:paraId="4280A9D0" w14:textId="77777777" w:rsidR="001B676F" w:rsidRDefault="0094501B">
            <w:pPr>
              <w:spacing w:after="130" w:line="270" w:lineRule="auto"/>
              <w:ind w:left="345" w:hanging="345"/>
            </w:pPr>
            <w:r>
              <w:rPr>
                <w:b/>
                <w:bCs/>
                <w:color w:val="16232E"/>
                <w:sz w:val="20"/>
                <w:szCs w:val="20"/>
              </w:rPr>
              <w:t>2.  Will the live deal repository actually be fed?</w:t>
            </w:r>
            <w:r>
              <w:rPr>
                <w:sz w:val="20"/>
                <w:szCs w:val="20"/>
              </w:rPr>
              <w:t xml:space="preserve"> It is manual by necessity. M3’s entire action layer rests on people entering deals during negotiation, and no incentive currently exists for them to do so.</w:t>
            </w:r>
          </w:p>
          <w:p w14:paraId="5CFF7B1C" w14:textId="77777777" w:rsidR="001B676F" w:rsidRDefault="0094501B">
            <w:pPr>
              <w:spacing w:after="130" w:line="270" w:lineRule="auto"/>
              <w:ind w:left="345" w:hanging="345"/>
            </w:pPr>
            <w:r>
              <w:rPr>
                <w:b/>
                <w:bCs/>
                <w:color w:val="16232E"/>
                <w:sz w:val="20"/>
                <w:szCs w:val="20"/>
              </w:rPr>
              <w:t>3.  Who sees the dealer risk category?</w:t>
            </w:r>
            <w:r>
              <w:rPr>
                <w:sz w:val="20"/>
                <w:szCs w:val="20"/>
              </w:rPr>
              <w:t xml:space="preserve"> One track will use it to argue for exposure, the other to argue against. Visibility is a deliberate choice, not a default.</w:t>
            </w:r>
          </w:p>
        </w:tc>
      </w:tr>
    </w:tbl>
    <w:p w14:paraId="611C605C" w14:textId="77777777" w:rsidR="001B676F" w:rsidRDefault="001B676F">
      <w:pPr>
        <w:spacing w:before="200" w:after="120" w:line="276" w:lineRule="auto"/>
      </w:pPr>
    </w:p>
    <w:p w14:paraId="18A9A4D5" w14:textId="77777777" w:rsidR="001B676F" w:rsidRDefault="001B676F">
      <w:pPr>
        <w:pBdr>
          <w:bottom w:val="single" w:sz="4" w:space="0" w:color="D2D9DD"/>
        </w:pBdr>
        <w:spacing w:after="160"/>
      </w:pPr>
    </w:p>
    <w:p w14:paraId="3F253913" w14:textId="77777777" w:rsidR="001B676F" w:rsidRDefault="0094501B">
      <w:pPr>
        <w:spacing w:line="276" w:lineRule="auto"/>
      </w:pPr>
      <w:r>
        <w:rPr>
          <w:color w:val="6B7C87"/>
          <w:sz w:val="16"/>
          <w:szCs w:val="16"/>
        </w:rPr>
        <w:t>Prepared from discovery session transcripts, 21 August 2026 · Commercial &amp; Credit and Sales &amp; S&amp;OP tracks · All measures require source-system validation before use in specification.</w:t>
      </w:r>
    </w:p>
    <w:sectPr w:rsidR="001B676F">
      <w:pgSz w:w="12240" w:h="15840"/>
      <w:pgMar w:top="1080" w:right="1440" w:bottom="92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54BEF"/>
    <w:multiLevelType w:val="hybridMultilevel"/>
    <w:tmpl w:val="B54E2074"/>
    <w:lvl w:ilvl="0" w:tplc="BC8E2A42"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  <w:color w:val="8B98A1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3C161F"/>
    <w:multiLevelType w:val="hybridMultilevel"/>
    <w:tmpl w:val="D3783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F3DC9"/>
    <w:multiLevelType w:val="hybridMultilevel"/>
    <w:tmpl w:val="2A7072C2"/>
    <w:lvl w:ilvl="0" w:tplc="F872F91C">
      <w:start w:val="1"/>
      <w:numFmt w:val="bullet"/>
      <w:lvlText w:val="●"/>
      <w:lvlJc w:val="left"/>
      <w:pPr>
        <w:ind w:left="720" w:hanging="360"/>
      </w:pPr>
    </w:lvl>
    <w:lvl w:ilvl="1" w:tplc="3726FE64">
      <w:start w:val="1"/>
      <w:numFmt w:val="bullet"/>
      <w:lvlText w:val="○"/>
      <w:lvlJc w:val="left"/>
      <w:pPr>
        <w:ind w:left="1440" w:hanging="360"/>
      </w:pPr>
    </w:lvl>
    <w:lvl w:ilvl="2" w:tplc="D03E63EE">
      <w:start w:val="1"/>
      <w:numFmt w:val="bullet"/>
      <w:lvlText w:val="■"/>
      <w:lvlJc w:val="left"/>
      <w:pPr>
        <w:ind w:left="2160" w:hanging="360"/>
      </w:pPr>
    </w:lvl>
    <w:lvl w:ilvl="3" w:tplc="0B82BC50">
      <w:start w:val="1"/>
      <w:numFmt w:val="bullet"/>
      <w:lvlText w:val="●"/>
      <w:lvlJc w:val="left"/>
      <w:pPr>
        <w:ind w:left="2880" w:hanging="360"/>
      </w:pPr>
    </w:lvl>
    <w:lvl w:ilvl="4" w:tplc="BE7AE536">
      <w:start w:val="1"/>
      <w:numFmt w:val="bullet"/>
      <w:lvlText w:val="○"/>
      <w:lvlJc w:val="left"/>
      <w:pPr>
        <w:ind w:left="3600" w:hanging="360"/>
      </w:pPr>
    </w:lvl>
    <w:lvl w:ilvl="5" w:tplc="E5DA8084">
      <w:start w:val="1"/>
      <w:numFmt w:val="bullet"/>
      <w:lvlText w:val="■"/>
      <w:lvlJc w:val="left"/>
      <w:pPr>
        <w:ind w:left="4320" w:hanging="360"/>
      </w:pPr>
    </w:lvl>
    <w:lvl w:ilvl="6" w:tplc="E90C367C">
      <w:start w:val="1"/>
      <w:numFmt w:val="bullet"/>
      <w:lvlText w:val="●"/>
      <w:lvlJc w:val="left"/>
      <w:pPr>
        <w:ind w:left="5040" w:hanging="360"/>
      </w:pPr>
    </w:lvl>
    <w:lvl w:ilvl="7" w:tplc="8708D56C">
      <w:start w:val="1"/>
      <w:numFmt w:val="bullet"/>
      <w:lvlText w:val="●"/>
      <w:lvlJc w:val="left"/>
      <w:pPr>
        <w:ind w:left="5760" w:hanging="360"/>
      </w:pPr>
    </w:lvl>
    <w:lvl w:ilvl="8" w:tplc="3898671C">
      <w:start w:val="1"/>
      <w:numFmt w:val="bullet"/>
      <w:lvlText w:val="●"/>
      <w:lvlJc w:val="left"/>
      <w:pPr>
        <w:ind w:left="6480" w:hanging="360"/>
      </w:pPr>
    </w:lvl>
  </w:abstractNum>
  <w:num w:numId="1" w16cid:durableId="1182471487">
    <w:abstractNumId w:val="2"/>
    <w:lvlOverride w:ilvl="0">
      <w:startOverride w:val="1"/>
    </w:lvlOverride>
  </w:num>
  <w:num w:numId="2" w16cid:durableId="1724981829">
    <w:abstractNumId w:val="0"/>
  </w:num>
  <w:num w:numId="3" w16cid:durableId="708265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76F"/>
    <w:rsid w:val="0007623F"/>
    <w:rsid w:val="000D7BAC"/>
    <w:rsid w:val="00174259"/>
    <w:rsid w:val="001B676F"/>
    <w:rsid w:val="00201D15"/>
    <w:rsid w:val="00271046"/>
    <w:rsid w:val="00287373"/>
    <w:rsid w:val="002C64F4"/>
    <w:rsid w:val="002D4742"/>
    <w:rsid w:val="002E331C"/>
    <w:rsid w:val="002F5D8F"/>
    <w:rsid w:val="00314472"/>
    <w:rsid w:val="005345BA"/>
    <w:rsid w:val="00594481"/>
    <w:rsid w:val="00645571"/>
    <w:rsid w:val="006F1103"/>
    <w:rsid w:val="00712FBB"/>
    <w:rsid w:val="007F3264"/>
    <w:rsid w:val="008226C6"/>
    <w:rsid w:val="00852898"/>
    <w:rsid w:val="00867868"/>
    <w:rsid w:val="008C7FF8"/>
    <w:rsid w:val="0094501B"/>
    <w:rsid w:val="009755C9"/>
    <w:rsid w:val="00A02B20"/>
    <w:rsid w:val="00C40DC8"/>
    <w:rsid w:val="00C86CBB"/>
    <w:rsid w:val="00CA7DDF"/>
    <w:rsid w:val="00E0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D8E32D"/>
  <w15:docId w15:val="{CB743ABF-5301-4171-A98A-66C6126DC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9505F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0D7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5D1156AF89E94CB4E0E819A4FFFAAD" ma:contentTypeVersion="10" ma:contentTypeDescription="Create a new document." ma:contentTypeScope="" ma:versionID="61872c4fbe53fcdd153f909cd790dd28">
  <xsd:schema xmlns:xsd="http://www.w3.org/2001/XMLSchema" xmlns:xs="http://www.w3.org/2001/XMLSchema" xmlns:p="http://schemas.microsoft.com/office/2006/metadata/properties" xmlns:ns2="57566b0b-71de-458e-9f2e-9e8b3d616881" targetNamespace="http://schemas.microsoft.com/office/2006/metadata/properties" ma:root="true" ma:fieldsID="11e0f8d1eec925045bf0dcf8a49d40ae" ns2:_="">
    <xsd:import namespace="57566b0b-71de-458e-9f2e-9e8b3d6168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566b0b-71de-458e-9f2e-9e8b3d6168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e324c80-68f0-4eca-84bf-9f08e605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566b0b-71de-458e-9f2e-9e8b3d61688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D6E409-EC06-46EB-B82D-305A86581A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566b0b-71de-458e-9f2e-9e8b3d6168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E3565F-AC56-4BD8-8ABA-6AF135B44FE9}">
  <ds:schemaRefs>
    <ds:schemaRef ds:uri="http://schemas.microsoft.com/office/2006/metadata/properties"/>
    <ds:schemaRef ds:uri="http://schemas.microsoft.com/office/infopath/2007/PartnerControls"/>
    <ds:schemaRef ds:uri="57566b0b-71de-458e-9f2e-9e8b3d616881"/>
  </ds:schemaRefs>
</ds:datastoreItem>
</file>

<file path=customXml/itemProps3.xml><?xml version="1.0" encoding="utf-8"?>
<ds:datastoreItem xmlns:ds="http://schemas.openxmlformats.org/officeDocument/2006/customXml" ds:itemID="{9F4BDA42-D47A-47D5-8307-31E21874E2F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72c92bb-bb1e-4496-9f98-544dd509aafc}" enabled="1" method="Standard" siteId="{76a9a4c0-e34b-4ea8-b0b7-96fc4396f9e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Control Tower Framework</dc:title>
  <dc:subject/>
  <dc:creator>S&amp;OP Control Tower Programme</dc:creator>
  <cp:keywords/>
  <cp:lastModifiedBy>Hemanth Holla</cp:lastModifiedBy>
  <cp:revision>9</cp:revision>
  <dcterms:created xsi:type="dcterms:W3CDTF">2026-09-01T08:47:00Z</dcterms:created>
  <dcterms:modified xsi:type="dcterms:W3CDTF">2026-09-09T12:58:00Z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0x010100915D1156AF89E94CB4E0E819A4FFFAAD</vt:lpwstr>
  </property>
  <property fmtid="{D5CDD505-2E9C-101B-9397-08002B2CF9AE}" pid="3" name="MediaServiceImageTags">
    <vt:lpwstr/>
  </property>
</Properties>
</file>