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5A74" w14:textId="1908D111" w:rsidR="00C34C0B" w:rsidRPr="00C34C0B" w:rsidRDefault="00C34C0B" w:rsidP="00C34C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</w:pPr>
      <w:r w:rsidRPr="00C34C0B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14:ligatures w14:val="none"/>
        </w:rPr>
        <w:t>Demand Planning Workbench</w:t>
      </w:r>
    </w:p>
    <w:p w14:paraId="75040586" w14:textId="03A6464B" w:rsidR="00FF1278" w:rsidRPr="00FF1278" w:rsidRDefault="00FF1278" w:rsidP="00FF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Features</w:t>
      </w:r>
    </w:p>
    <w:p w14:paraId="3654E848" w14:textId="5AE3EF16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 xml:space="preserve">Full 5-tier moderation chain (Dealer → </w:t>
      </w:r>
      <w:r w:rsidR="00C34C0B">
        <w:rPr>
          <w:rFonts w:ascii="Times New Roman" w:eastAsia="Times New Roman" w:hAnsi="Times New Roman" w:cs="Times New Roman"/>
          <w:kern w:val="0"/>
          <w14:ligatures w14:val="none"/>
        </w:rPr>
        <w:t>CSM/ASM</w:t>
      </w:r>
      <w:r w:rsidRPr="00FF1278">
        <w:rPr>
          <w:rFonts w:ascii="Times New Roman" w:eastAsia="Times New Roman" w:hAnsi="Times New Roman" w:cs="Times New Roman"/>
          <w:kern w:val="0"/>
          <w14:ligatures w14:val="none"/>
        </w:rPr>
        <w:t xml:space="preserve"> → RSM → VH → ISO) plus the parallel COCO chain (COCO </w:t>
      </w:r>
      <w:r w:rsidR="00C34C0B">
        <w:rPr>
          <w:rFonts w:ascii="Times New Roman" w:eastAsia="Times New Roman" w:hAnsi="Times New Roman" w:cs="Times New Roman"/>
          <w:kern w:val="0"/>
          <w14:ligatures w14:val="none"/>
        </w:rPr>
        <w:t>CSM/ASM</w:t>
      </w:r>
      <w:r w:rsidRPr="00FF1278">
        <w:rPr>
          <w:rFonts w:ascii="Times New Roman" w:eastAsia="Times New Roman" w:hAnsi="Times New Roman" w:cs="Times New Roman"/>
          <w:kern w:val="0"/>
          <w14:ligatures w14:val="none"/>
        </w:rPr>
        <w:t xml:space="preserve"> → COCO RBH → COCO VH), both converging at VH/ISO</w:t>
      </w:r>
      <w:r w:rsidR="00C34C0B">
        <w:rPr>
          <w:rFonts w:ascii="Times New Roman" w:eastAsia="Times New Roman" w:hAnsi="Times New Roman" w:cs="Times New Roman"/>
          <w:kern w:val="0"/>
          <w14:ligatures w14:val="none"/>
        </w:rPr>
        <w:t>.</w:t>
      </w:r>
      <w:del w:id="0" w:author="Ekansh Khanna" w:date="2026-09-17T17:10:00Z" w16du:dateUtc="2026-09-17T11:40:00Z">
        <w:r w:rsidR="00C34C0B" w:rsidDel="009A64DA">
          <w:rPr>
            <w:rFonts w:ascii="Times New Roman" w:eastAsia="Times New Roman" w:hAnsi="Times New Roman" w:cs="Times New Roman"/>
            <w:kern w:val="0"/>
            <w14:ligatures w14:val="none"/>
          </w:rPr>
          <w:delText xml:space="preserve"> There is also the </w:delText>
        </w:r>
      </w:del>
      <w:ins w:id="1" w:author="Ekansh Khanna" w:date="2026-09-17T17:08:00Z" w16du:dateUtc="2026-09-17T11:38:00Z">
        <w:r w:rsidR="002E3ABB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</w:t>
        </w:r>
      </w:ins>
      <w:ins w:id="2" w:author="Ekansh Khanna" w:date="2026-09-17T17:10:00Z" w16du:dateUtc="2026-09-17T11:40:00Z">
        <w:r w:rsidR="009A64DA">
          <w:rPr>
            <w:rFonts w:ascii="Times New Roman" w:eastAsia="Times New Roman" w:hAnsi="Times New Roman" w:cs="Times New Roman"/>
            <w:kern w:val="0"/>
            <w14:ligatures w14:val="none"/>
          </w:rPr>
          <w:t>Pvt :</w:t>
        </w:r>
      </w:ins>
      <w:ins w:id="3" w:author="Ekansh Khanna" w:date="2026-09-17T17:09:00Z" w16du:dateUtc="2026-09-17T11:39:00Z">
        <w:r w:rsidR="007B5946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Dealer/CSM to be together </w:t>
        </w:r>
      </w:ins>
      <w:ins w:id="4" w:author="Ekansh Khanna" w:date="2026-09-17T17:10:00Z" w16du:dateUtc="2026-09-17T11:40:00Z">
        <w:r w:rsidR="00710EF8">
          <w:rPr>
            <w:rFonts w:ascii="Times New Roman" w:eastAsia="Times New Roman" w:hAnsi="Times New Roman" w:cs="Times New Roman"/>
            <w:kern w:val="0"/>
            <w14:ligatures w14:val="none"/>
          </w:rPr>
          <w:t>Post ISO to PPC to Procurement</w:t>
        </w:r>
      </w:ins>
    </w:p>
    <w:p w14:paraId="725FDCB5" w14:textId="03E498FA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Both S&amp;OP cycle stages — 1A (main planning) and 1B (revision, RSM/VH/ISO),</w:t>
      </w:r>
      <w:ins w:id="5" w:author="Ekansh Khanna" w:date="2026-09-17T17:10:00Z" w16du:dateUtc="2026-09-17T11:40:00Z">
        <w:r w:rsidR="00710EF8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- </w:t>
        </w:r>
      </w:ins>
      <w:ins w:id="6" w:author="Ekansh Khanna" w:date="2026-09-17T17:11:00Z" w16du:dateUtc="2026-09-17T11:41:00Z">
        <w:r w:rsidR="00710EF8">
          <w:rPr>
            <w:rFonts w:ascii="Times New Roman" w:eastAsia="Times New Roman" w:hAnsi="Times New Roman" w:cs="Times New Roman"/>
            <w:kern w:val="0"/>
            <w14:ligatures w14:val="none"/>
          </w:rPr>
          <w:t>A1 &amp; B1</w:t>
        </w:r>
      </w:ins>
      <w:r w:rsidRPr="00FF12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A301B0" w14:textId="77777777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Full context layer at every tier: stock aging, opening stock (dealer + VECV's own), historical trends, pipeline visibility, last-cycle indent reference</w:t>
      </w:r>
    </w:p>
    <w:p w14:paraId="2284B98C" w14:textId="3C19477F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Cross-channel visibility at VH — toggle between Private/Dealer and COCO, plus a COCO indent reference block alongside the regular network</w:t>
      </w:r>
      <w:ins w:id="7" w:author="Ekansh Khanna" w:date="2026-09-17T17:12:00Z" w16du:dateUtc="2026-09-17T11:42:00Z">
        <w:r w:rsidR="00305E77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– diff views </w:t>
        </w:r>
      </w:ins>
    </w:p>
    <w:p w14:paraId="58CEE5F5" w14:textId="5F28D3FE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 xml:space="preserve">Multi-dimensional analytics — rollups by Dealer, </w:t>
      </w:r>
      <w:r w:rsidR="00C34C0B">
        <w:rPr>
          <w:rFonts w:ascii="Times New Roman" w:eastAsia="Times New Roman" w:hAnsi="Times New Roman" w:cs="Times New Roman"/>
          <w:kern w:val="0"/>
          <w14:ligatures w14:val="none"/>
        </w:rPr>
        <w:t>CSM/ASM</w:t>
      </w: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, RSM, Cluster, State, Sales Area, MPG, Tonnage, FERT, plus a Summary Dashboard</w:t>
      </w:r>
    </w:p>
    <w:p w14:paraId="1458C764" w14:textId="77777777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Consistent filter/search layer across every screen (sidebar multi-select + FERT search)</w:t>
      </w:r>
    </w:p>
    <w:p w14:paraId="2CE60392" w14:textId="407E2222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Real consolidation at ISO — all 4 layers visible, override with mandatory reason code, netted into an actual production requirement</w:t>
      </w:r>
      <w:ins w:id="8" w:author="Ekansh Khanna" w:date="2026-09-17T17:12:00Z" w16du:dateUtc="2026-09-17T11:42:00Z">
        <w:r w:rsidR="005C0F53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 – NO nett off </w:t>
        </w:r>
        <w:r w:rsidR="007A4EF1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, at </w:t>
        </w:r>
      </w:ins>
      <w:ins w:id="9" w:author="Ekansh Khanna" w:date="2026-09-17T17:13:00Z" w16du:dateUtc="2026-09-17T11:43:00Z">
        <w:r w:rsidR="007A4EF1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VH final indent will be considered </w:t>
        </w:r>
      </w:ins>
    </w:p>
    <w:p w14:paraId="0F23D361" w14:textId="77777777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Process governance — cutoff reminders, completion alerts, priority flagging</w:t>
      </w:r>
    </w:p>
    <w:p w14:paraId="6C70F3D2" w14:textId="77777777" w:rsidR="00FF1278" w:rsidRPr="00FF1278" w:rsidRDefault="00FF1278" w:rsidP="00FF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Value Unlock</w:t>
      </w:r>
    </w:p>
    <w:p w14:paraId="4446B959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Retires the Kinaxis dependency with full functional parity — no loss of capability during the transition</w:t>
      </w:r>
    </w:p>
    <w:p w14:paraId="6841611F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Gives every tier of the org (both channels) a single system of record for demand planning, replacing today's fragmented, partly-manual process</w:t>
      </w:r>
    </w:p>
    <w:p w14:paraId="2F37E1A4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Makes the 1A→1B revision discipline enforceable in-system (locked baselines, deviation flags) rather than tracked manually</w:t>
      </w:r>
    </w:p>
    <w:p w14:paraId="0DD82254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Removes today's COCO/Private blind spot — VH can finally reconcile both channels before submitting to ISO</w:t>
      </w:r>
    </w:p>
    <w:p w14:paraId="37A9AA83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Lets planners self-serve any cut of the data they need (region, product, channel) without waiting on a report</w:t>
      </w:r>
    </w:p>
    <w:p w14:paraId="02FF2DB3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Shortens the planning cycle by putting stock aging, trends, and last-cycle numbers in front of the planner at the point of decision, instead of a separate lookup</w:t>
      </w:r>
    </w:p>
    <w:p w14:paraId="1288D1CB" w14:textId="77777777" w:rsidR="00FF1278" w:rsidRPr="00FF1278" w:rsidRDefault="00FF1278" w:rsidP="00FF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Gives ISO a defensible, auditable netting decision (reason-coded overrides) instead of an informal override</w:t>
      </w:r>
    </w:p>
    <w:p w14:paraId="25E52135" w14:textId="77777777" w:rsidR="00FF1278" w:rsidRPr="00FF1278" w:rsidRDefault="00FF1278" w:rsidP="00FF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— Deferred (additive, not corrective)</w:t>
      </w:r>
    </w:p>
    <w:p w14:paraId="6237AB2B" w14:textId="77777777" w:rsidR="00FF1278" w:rsidRPr="00FF1278" w:rsidRDefault="00FF1278" w:rsidP="00FF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Features</w:t>
      </w:r>
    </w:p>
    <w:p w14:paraId="0CAE8450" w14:textId="77777777" w:rsidR="00FF1278" w:rsidRPr="00FF1278" w:rsidRDefault="00FF1278" w:rsidP="00FF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System-recommended indent (algorithmic suggestion)</w:t>
      </w:r>
    </w:p>
    <w:p w14:paraId="1E16B5ED" w14:textId="77777777" w:rsidR="00FF1278" w:rsidRPr="00FF1278" w:rsidRDefault="00FF1278" w:rsidP="00FF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Real outbound notifications (email/SMS/push), replacing in-app-only banners</w:t>
      </w:r>
    </w:p>
    <w:p w14:paraId="684DF5CD" w14:textId="77777777" w:rsidR="00FF1278" w:rsidRPr="00FF1278" w:rsidRDefault="00FF1278" w:rsidP="00FF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Deeper SAP integration — IS/IB order feeds, automated WIP/RGP netting, FERT validation hard-stops</w:t>
      </w:r>
    </w:p>
    <w:p w14:paraId="11DB95DD" w14:textId="77777777" w:rsidR="00FF1278" w:rsidRPr="00FF1278" w:rsidRDefault="00FF1278" w:rsidP="00FF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Commercial lens on VH — Revenue and GM%</w:t>
      </w:r>
    </w:p>
    <w:p w14:paraId="3010F157" w14:textId="77777777" w:rsidR="00FF1278" w:rsidRDefault="00FF1278" w:rsidP="00FF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UX conveniences — column sort/hide, cycle-over-cycle delta columns</w:t>
      </w:r>
    </w:p>
    <w:p w14:paraId="1D935450" w14:textId="717D903C" w:rsidR="00FF1278" w:rsidRPr="00FF1278" w:rsidRDefault="00FF1278" w:rsidP="00FF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Many business rules &amp; </w:t>
      </w: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deviation flag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150756F9" w14:textId="77777777" w:rsidR="00FF1278" w:rsidRPr="00FF1278" w:rsidRDefault="00FF1278" w:rsidP="00FF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Value Unlock</w:t>
      </w:r>
    </w:p>
    <w:p w14:paraId="55A0430E" w14:textId="77777777" w:rsidR="00FF1278" w:rsidRPr="00FF1278" w:rsidRDefault="00FF1278" w:rsidP="00FF1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Shifts planners from data entry to exception management — the system proposes, the human adjusts</w:t>
      </w:r>
    </w:p>
    <w:p w14:paraId="00395D8F" w14:textId="77777777" w:rsidR="00FF1278" w:rsidRPr="00FF1278" w:rsidRDefault="00FF1278" w:rsidP="00FF1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Extends reach beyond people actively in the app, reducing missed cutoffs</w:t>
      </w:r>
    </w:p>
    <w:p w14:paraId="33C6F8E3" w14:textId="77777777" w:rsidR="00FF1278" w:rsidRPr="00FF1278" w:rsidRDefault="00FF1278" w:rsidP="00FF1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Closes remaining manual reconciliation steps (WIP/RGP, blocked-FERT checks) that still happen outside the system today</w:t>
      </w:r>
    </w:p>
    <w:p w14:paraId="7346F04F" w14:textId="77777777" w:rsidR="00FF1278" w:rsidRPr="00FF1278" w:rsidRDefault="00FF1278" w:rsidP="00FF1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Connects volume planning to margin/revenue impact, enabling commercially-aware decisions, not just unit-based ones</w:t>
      </w:r>
    </w:p>
    <w:p w14:paraId="116E03D9" w14:textId="77777777" w:rsidR="00930302" w:rsidRDefault="00FF1278" w:rsidP="00FF1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t>Incremental usability gains th</w:t>
      </w:r>
    </w:p>
    <w:p w14:paraId="58CBB492" w14:textId="77777777" w:rsidR="00930302" w:rsidRDefault="0093030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37DF8BE" w14:textId="449665C9" w:rsidR="00FF1278" w:rsidRPr="00FF1278" w:rsidRDefault="00FF1278" w:rsidP="00FF1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compound as usage scales, but don't gate go-live</w:t>
      </w:r>
    </w:p>
    <w:tbl>
      <w:tblPr>
        <w:tblStyle w:val="GridTable4-Accent1"/>
        <w:tblW w:w="9394" w:type="dxa"/>
        <w:tblInd w:w="-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4136"/>
        <w:gridCol w:w="3632"/>
      </w:tblGrid>
      <w:tr w:rsidR="00930302" w14:paraId="76383F43" w14:textId="77777777" w:rsidTr="00663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343B" w14:textId="77777777" w:rsidR="00930302" w:rsidRDefault="00930302" w:rsidP="00C653F7">
            <w:r>
              <w:rPr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6A7D" w14:textId="77777777" w:rsidR="00930302" w:rsidRDefault="00930302" w:rsidP="00C653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Phase 0 — Delivers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19F3" w14:textId="57D99E8D" w:rsidR="00930302" w:rsidRDefault="00930302" w:rsidP="00C653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Phase 1 &amp; 2 — Adds (on same screens)</w:t>
            </w:r>
          </w:p>
        </w:tc>
      </w:tr>
      <w:tr w:rsidR="00930302" w14:paraId="52744DC7" w14:textId="77777777" w:rsidTr="00663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F230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Dealer screen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795E" w14:textId="3F2A08E9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FERT-level indent entry (M1 weekly, M2/M3 monthly). </w:t>
            </w:r>
          </w:p>
          <w:p w14:paraId="1C8DDBE1" w14:textId="267F06AA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Reference columns: 3M avg, 6M avg.</w:t>
            </w:r>
          </w:p>
          <w:p w14:paraId="487C4E83" w14:textId="1B4376E8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 Prior cycle indent. </w:t>
            </w:r>
          </w:p>
          <w:p w14:paraId="1D3B5CB1" w14:textId="0C1F1A2D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Auto-submit at cut-off (15th).</w:t>
            </w:r>
            <w:r w:rsidR="19A95C2F" w:rsidRPr="00603324">
              <w:rPr>
                <w:sz w:val="18"/>
                <w:szCs w:val="18"/>
              </w:rPr>
              <w:t xml:space="preserve"> </w:t>
            </w:r>
          </w:p>
          <w:p w14:paraId="45BDC896" w14:textId="435E0064" w:rsidR="00930302" w:rsidRDefault="19A95C2F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Performance KPIs + History. </w:t>
            </w:r>
          </w:p>
          <w:p w14:paraId="27B2E7FC" w14:textId="08DDAF97" w:rsidR="00930302" w:rsidRDefault="19A95C2F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Carry forward logic of previous month indent Pipeline + retail trend columns</w:t>
            </w:r>
          </w:p>
          <w:p w14:paraId="385AF73A" w14:textId="23B6E1F6" w:rsidR="00930302" w:rsidRDefault="09DB1E8E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rFonts w:eastAsiaTheme="minorEastAsia"/>
                <w:sz w:val="18"/>
                <w:szCs w:val="18"/>
              </w:rPr>
              <w:t>Sidebar filters</w:t>
            </w:r>
            <w:r w:rsidR="19A95C2F" w:rsidRPr="00603324">
              <w:rPr>
                <w:sz w:val="18"/>
                <w:szCs w:val="18"/>
              </w:rPr>
              <w:t>.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331B" w14:textId="659162F1" w:rsidR="00930302" w:rsidRDefault="00930302" w:rsidP="00C653F7">
            <w:pPr>
              <w:spacing w:line="24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Phase 1: System Recommended Indent column. Over/under </w:t>
            </w:r>
            <w:r w:rsidR="00922FB4">
              <w:rPr>
                <w:sz w:val="18"/>
                <w:szCs w:val="18"/>
              </w:rPr>
              <w:t>indenting</w:t>
            </w:r>
            <w:r>
              <w:rPr>
                <w:sz w:val="18"/>
                <w:szCs w:val="18"/>
              </w:rPr>
              <w:t xml:space="preserve"> alert. Phase 2: Safety stock norm.</w:t>
            </w:r>
            <w:r w:rsidR="00922FB4">
              <w:rPr>
                <w:sz w:val="18"/>
                <w:szCs w:val="18"/>
              </w:rPr>
              <w:t xml:space="preserve"> Auto PO</w:t>
            </w:r>
            <w:r w:rsidR="007D17D5">
              <w:rPr>
                <w:sz w:val="18"/>
                <w:szCs w:val="18"/>
              </w:rPr>
              <w:t xml:space="preserve"> based on indents</w:t>
            </w:r>
          </w:p>
        </w:tc>
      </w:tr>
      <w:tr w:rsidR="00930302" w14:paraId="15FD3033" w14:textId="77777777" w:rsidTr="00663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A342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CSM/ASM screen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AC80" w14:textId="3564A410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Cluster-level review</w:t>
            </w:r>
            <w:r w:rsidR="19A95C2F" w:rsidRPr="00603324">
              <w:rPr>
                <w:sz w:val="18"/>
                <w:szCs w:val="18"/>
              </w:rPr>
              <w:t xml:space="preserve"> (MPG/Tonnage etc.)</w:t>
            </w:r>
            <w:r w:rsidR="01DBD6E4" w:rsidRPr="00603324">
              <w:rPr>
                <w:sz w:val="18"/>
                <w:szCs w:val="18"/>
              </w:rPr>
              <w:t>,</w:t>
            </w:r>
          </w:p>
          <w:p w14:paraId="162F8461" w14:textId="2CB03E75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Dealer layer (read-only)</w:t>
            </w:r>
          </w:p>
          <w:p w14:paraId="054803D4" w14:textId="21D58127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CSM/ASM enrichment layer (editable)</w:t>
            </w:r>
          </w:p>
          <w:p w14:paraId="2A10F50E" w14:textId="1279469D" w:rsidR="00930302" w:rsidRDefault="6E3941BD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Reference columns</w:t>
            </w:r>
            <w:r w:rsidR="001547E7" w:rsidRPr="000978E5">
              <w:rPr>
                <w:color w:val="EE0000"/>
                <w:sz w:val="18"/>
                <w:szCs w:val="18"/>
              </w:rPr>
              <w:t xml:space="preserve">(E.g. </w:t>
            </w:r>
            <w:r w:rsidR="000978E5" w:rsidRPr="000978E5">
              <w:rPr>
                <w:color w:val="EE0000"/>
                <w:sz w:val="18"/>
                <w:szCs w:val="18"/>
              </w:rPr>
              <w:t>….)</w:t>
            </w:r>
          </w:p>
          <w:p w14:paraId="0CCA9DC1" w14:textId="77777777" w:rsidR="005F75D1" w:rsidRDefault="07DB6C3E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Performance</w:t>
            </w:r>
            <w:r w:rsidR="000978E5">
              <w:rPr>
                <w:sz w:val="18"/>
                <w:szCs w:val="18"/>
              </w:rPr>
              <w:t xml:space="preserve"> Cards</w:t>
            </w:r>
            <w:r w:rsidR="005F75D1">
              <w:rPr>
                <w:sz w:val="18"/>
                <w:szCs w:val="18"/>
              </w:rPr>
              <w:t xml:space="preserve"> – </w:t>
            </w:r>
          </w:p>
          <w:p w14:paraId="48AC3194" w14:textId="283ED052" w:rsidR="00930302" w:rsidRDefault="005F75D1" w:rsidP="005F75D1">
            <w:pPr>
              <w:pStyle w:val="ListParagraph"/>
              <w:numPr>
                <w:ilvl w:val="1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Summary.. (</w:t>
            </w:r>
            <w:r w:rsidRPr="005F75D1">
              <w:rPr>
                <w:color w:val="EE0000"/>
                <w:sz w:val="18"/>
                <w:szCs w:val="18"/>
              </w:rPr>
              <w:t>E.g. , )</w:t>
            </w:r>
          </w:p>
          <w:p w14:paraId="6B248FAD" w14:textId="1FBECFFE" w:rsidR="00930302" w:rsidRDefault="07DB6C3E" w:rsidP="005F75D1">
            <w:pPr>
              <w:pStyle w:val="ListParagraph"/>
              <w:numPr>
                <w:ilvl w:val="1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Dealer report Card</w:t>
            </w:r>
          </w:p>
          <w:p w14:paraId="5327AF19" w14:textId="093AF170" w:rsidR="00930302" w:rsidRDefault="07DB6C3E" w:rsidP="005F75D1">
            <w:pPr>
              <w:pStyle w:val="ListParagraph"/>
              <w:numPr>
                <w:ilvl w:val="1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commentRangeStart w:id="10"/>
            <w:r w:rsidRPr="00603324">
              <w:rPr>
                <w:sz w:val="18"/>
                <w:szCs w:val="18"/>
              </w:rPr>
              <w:t>Inventory Status – RRS level</w:t>
            </w:r>
            <w:commentRangeEnd w:id="10"/>
            <w:r w:rsidR="00663EFA">
              <w:rPr>
                <w:rStyle w:val="CommentReference"/>
                <w:sz w:val="18"/>
                <w:szCs w:val="18"/>
              </w:rPr>
              <w:commentReference w:id="10"/>
            </w:r>
          </w:p>
          <w:p w14:paraId="325CD6AF" w14:textId="1F84740A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Auto-submit at cut-off (16th)</w:t>
            </w:r>
          </w:p>
          <w:p w14:paraId="5BFBFE41" w14:textId="722CF83F" w:rsidR="00930302" w:rsidRDefault="31A8E43B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Sidebar filters</w:t>
            </w:r>
            <w:r w:rsidR="077A52B7" w:rsidRPr="00603324">
              <w:rPr>
                <w:sz w:val="18"/>
                <w:szCs w:val="18"/>
              </w:rPr>
              <w:t>.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DFC5" w14:textId="218D1851" w:rsidR="00930302" w:rsidRDefault="00314171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Phase 1: More validation logic</w:t>
            </w:r>
            <w:r w:rsidR="005A48DE">
              <w:rPr>
                <w:sz w:val="18"/>
                <w:szCs w:val="18"/>
              </w:rPr>
              <w:t xml:space="preserve"> &amp; Business rule.</w:t>
            </w:r>
            <w:r w:rsidR="00FA149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Summary KPIs</w:t>
            </w:r>
            <w:r w:rsidR="005A48DE">
              <w:rPr>
                <w:sz w:val="18"/>
                <w:szCs w:val="18"/>
              </w:rPr>
              <w:t xml:space="preserve">. </w:t>
            </w:r>
          </w:p>
          <w:p w14:paraId="3D12F16C" w14:textId="1AC481B2" w:rsidR="00922FB4" w:rsidRDefault="00922FB4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Phase 1: System Recommended Indent column. Over/under indenting alert.</w:t>
            </w:r>
          </w:p>
          <w:p w14:paraId="7BDC2C13" w14:textId="77777777" w:rsidR="00922FB4" w:rsidRDefault="00922FB4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66733A5B" w14:textId="77777777" w:rsidR="007726AC" w:rsidRDefault="007726AC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6D55F74D" w14:textId="1FD8F225" w:rsidR="007726AC" w:rsidRDefault="005A48DE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Reports as per business requirements. </w:t>
            </w:r>
          </w:p>
        </w:tc>
      </w:tr>
      <w:tr w:rsidR="00930302" w14:paraId="326FA465" w14:textId="77777777" w:rsidTr="00663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C54F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RSM screen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7EDE" w14:textId="6A8431F5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Dealer + CSM/ASM layers (read-only).</w:t>
            </w:r>
          </w:p>
          <w:p w14:paraId="75AB2C8A" w14:textId="62ED12E9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RSM layer (editable). </w:t>
            </w:r>
          </w:p>
          <w:p w14:paraId="76726D81" w14:textId="18D03809" w:rsidR="00930302" w:rsidRDefault="20C34BF1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</w:t>
            </w:r>
            <w:r w:rsidR="52DAB7FD" w:rsidRPr="00603324">
              <w:rPr>
                <w:sz w:val="18"/>
                <w:szCs w:val="18"/>
              </w:rPr>
              <w:t xml:space="preserve">luster level </w:t>
            </w:r>
            <w:r w:rsidR="005B3C75">
              <w:rPr>
                <w:sz w:val="18"/>
                <w:szCs w:val="18"/>
              </w:rPr>
              <w:t xml:space="preserve">view </w:t>
            </w:r>
            <w:r w:rsidR="52DAB7FD" w:rsidRPr="00603324">
              <w:rPr>
                <w:sz w:val="18"/>
                <w:szCs w:val="18"/>
              </w:rPr>
              <w:t>(For Eg, Region, State, MPG</w:t>
            </w:r>
            <w:r w:rsidR="006B1B3B">
              <w:rPr>
                <w:sz w:val="18"/>
                <w:szCs w:val="18"/>
              </w:rPr>
              <w:t>, Dealer</w:t>
            </w:r>
            <w:r w:rsidR="52DAB7FD" w:rsidRPr="00603324">
              <w:rPr>
                <w:sz w:val="18"/>
                <w:szCs w:val="18"/>
              </w:rPr>
              <w:t xml:space="preserve"> etc.)</w:t>
            </w:r>
          </w:p>
          <w:p w14:paraId="08B37072" w14:textId="3F8BDAAA" w:rsidR="00930302" w:rsidRDefault="307C32B2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VECV Stock, &gt;60 D stock,</w:t>
            </w:r>
            <w:r w:rsidR="00AF3F90">
              <w:rPr>
                <w:sz w:val="18"/>
                <w:szCs w:val="18"/>
              </w:rPr>
              <w:t xml:space="preserve"> more reference </w:t>
            </w:r>
            <w:r w:rsidR="003E2681">
              <w:rPr>
                <w:sz w:val="18"/>
                <w:szCs w:val="18"/>
              </w:rPr>
              <w:t xml:space="preserve">fields. </w:t>
            </w:r>
          </w:p>
          <w:p w14:paraId="214B1AFC" w14:textId="77777777" w:rsidR="006B1B3B" w:rsidRDefault="006B1B3B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Performance Summary: </w:t>
            </w:r>
          </w:p>
          <w:p w14:paraId="0669D385" w14:textId="445C3ADD" w:rsidR="00930302" w:rsidRDefault="4BE58BAF" w:rsidP="00C36BEE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</w:t>
            </w:r>
            <w:r w:rsidR="307C32B2" w:rsidRPr="00603324">
              <w:rPr>
                <w:sz w:val="18"/>
                <w:szCs w:val="18"/>
              </w:rPr>
              <w:t>omparison with previou</w:t>
            </w:r>
            <w:r w:rsidR="25ED56D1" w:rsidRPr="00603324">
              <w:rPr>
                <w:sz w:val="18"/>
                <w:szCs w:val="18"/>
              </w:rPr>
              <w:t>s</w:t>
            </w:r>
            <w:r w:rsidR="307C32B2" w:rsidRPr="00603324">
              <w:rPr>
                <w:sz w:val="18"/>
                <w:szCs w:val="18"/>
              </w:rPr>
              <w:t xml:space="preserve"> cycle indents (delta)</w:t>
            </w:r>
          </w:p>
          <w:p w14:paraId="58781C95" w14:textId="34A83A1F" w:rsidR="00930302" w:rsidRDefault="55BA3653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COCO Indents and dashboard</w:t>
            </w:r>
          </w:p>
          <w:p w14:paraId="4613DAE1" w14:textId="1B072F4C" w:rsidR="00930302" w:rsidRDefault="4D8EF7C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H</w:t>
            </w:r>
            <w:r w:rsidR="55BA3653" w:rsidRPr="00603324">
              <w:rPr>
                <w:sz w:val="18"/>
                <w:szCs w:val="18"/>
              </w:rPr>
              <w:t>istory</w:t>
            </w:r>
          </w:p>
          <w:p w14:paraId="4ADA4112" w14:textId="7B273D64" w:rsidR="00930302" w:rsidRDefault="5BFD1D9A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SNOP-1B Comparison</w:t>
            </w:r>
          </w:p>
          <w:p w14:paraId="1675FE22" w14:textId="72809A48" w:rsidR="00930302" w:rsidRDefault="55BA3653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summary same as previous personas</w:t>
            </w:r>
          </w:p>
          <w:p w14:paraId="7AF955C8" w14:textId="69A10D99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Auto-submit at cut-off (17th)</w:t>
            </w:r>
          </w:p>
          <w:p w14:paraId="765424B0" w14:textId="2E36DABA" w:rsidR="00930302" w:rsidRDefault="55652731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Sidebar filters</w:t>
            </w:r>
            <w:r w:rsidR="077A52B7" w:rsidRPr="00603324">
              <w:rPr>
                <w:sz w:val="18"/>
                <w:szCs w:val="18"/>
              </w:rPr>
              <w:t>.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AC99" w14:textId="3CE07CB0" w:rsidR="00930302" w:rsidRDefault="169C611C" w:rsidP="00C653F7">
            <w:pPr>
              <w:spacing w:line="24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Phase 1: </w:t>
            </w:r>
            <w:r w:rsidR="003E2681">
              <w:rPr>
                <w:sz w:val="18"/>
                <w:szCs w:val="18"/>
              </w:rPr>
              <w:t>More validation logic &amp; Business rule</w:t>
            </w:r>
            <w:r w:rsidR="003E2681" w:rsidRPr="00603324">
              <w:rPr>
                <w:sz w:val="18"/>
                <w:szCs w:val="18"/>
              </w:rPr>
              <w:t xml:space="preserve"> </w:t>
            </w:r>
            <w:r w:rsidR="003E2681">
              <w:rPr>
                <w:sz w:val="18"/>
                <w:szCs w:val="18"/>
              </w:rPr>
              <w:t xml:space="preserve">--- </w:t>
            </w:r>
            <w:r w:rsidR="00CC58CE">
              <w:rPr>
                <w:sz w:val="18"/>
                <w:szCs w:val="18"/>
              </w:rPr>
              <w:t xml:space="preserve">For E.g. </w:t>
            </w:r>
            <w:r w:rsidR="00397828">
              <w:rPr>
                <w:sz w:val="18"/>
                <w:szCs w:val="18"/>
              </w:rPr>
              <w:t xml:space="preserve">Alerts when the </w:t>
            </w:r>
            <w:r w:rsidR="077A52B7" w:rsidRPr="00C36BEE">
              <w:rPr>
                <w:sz w:val="18"/>
                <w:szCs w:val="18"/>
              </w:rPr>
              <w:t>indent &gt; 20% AB</w:t>
            </w:r>
            <w:r w:rsidR="00AD72B8">
              <w:rPr>
                <w:sz w:val="18"/>
                <w:szCs w:val="18"/>
              </w:rPr>
              <w:t>P</w:t>
            </w:r>
            <w:r w:rsidR="077A52B7" w:rsidRPr="00C36BEE">
              <w:rPr>
                <w:sz w:val="18"/>
                <w:szCs w:val="18"/>
              </w:rPr>
              <w:t xml:space="preserve">. </w:t>
            </w:r>
          </w:p>
          <w:p w14:paraId="4349082F" w14:textId="77777777" w:rsidR="00783041" w:rsidRPr="00C36BEE" w:rsidRDefault="00783041" w:rsidP="00C653F7">
            <w:pPr>
              <w:spacing w:line="24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15106E99" w14:textId="583DF6EB" w:rsidR="00783041" w:rsidRPr="00C36BEE" w:rsidRDefault="00783041" w:rsidP="00C653F7">
            <w:pPr>
              <w:spacing w:line="24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36BEE">
              <w:rPr>
                <w:sz w:val="18"/>
                <w:szCs w:val="18"/>
              </w:rPr>
              <w:t xml:space="preserve">Plan </w:t>
            </w:r>
            <w:r w:rsidR="00577890" w:rsidRPr="00C36BEE">
              <w:rPr>
                <w:sz w:val="18"/>
                <w:szCs w:val="18"/>
              </w:rPr>
              <w:t>r</w:t>
            </w:r>
            <w:r w:rsidRPr="00C36BEE">
              <w:rPr>
                <w:sz w:val="18"/>
                <w:szCs w:val="18"/>
              </w:rPr>
              <w:t>eduction post S&amp;OP 1B</w:t>
            </w:r>
            <w:r w:rsidR="009818C9">
              <w:rPr>
                <w:sz w:val="18"/>
                <w:szCs w:val="18"/>
              </w:rPr>
              <w:t xml:space="preserve">.. </w:t>
            </w:r>
          </w:p>
        </w:tc>
      </w:tr>
      <w:tr w:rsidR="00930302" w14:paraId="206B7890" w14:textId="77777777" w:rsidTr="00663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951B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VH screen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B210" w14:textId="37575C8F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Vertical-level moderation.</w:t>
            </w:r>
          </w:p>
          <w:p w14:paraId="7A2BE9CB" w14:textId="4135AD4B" w:rsidR="00930302" w:rsidRDefault="169C611C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Coco</w:t>
            </w:r>
            <w:r w:rsidR="0022EBB9" w:rsidRPr="00603324">
              <w:rPr>
                <w:sz w:val="18"/>
                <w:szCs w:val="18"/>
              </w:rPr>
              <w:t xml:space="preserve"> aggregation levels.</w:t>
            </w:r>
          </w:p>
          <w:p w14:paraId="275193A8" w14:textId="153742B2" w:rsidR="009818C9" w:rsidRPr="009818C9" w:rsidRDefault="009818C9" w:rsidP="009818C9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Cluster level </w:t>
            </w:r>
            <w:r>
              <w:rPr>
                <w:sz w:val="18"/>
                <w:szCs w:val="18"/>
              </w:rPr>
              <w:t xml:space="preserve">view </w:t>
            </w:r>
            <w:r w:rsidRPr="00603324">
              <w:rPr>
                <w:sz w:val="18"/>
                <w:szCs w:val="18"/>
              </w:rPr>
              <w:t>(For Eg, Region, State, MPG</w:t>
            </w:r>
            <w:r>
              <w:rPr>
                <w:sz w:val="18"/>
                <w:szCs w:val="18"/>
              </w:rPr>
              <w:t>, Dealer, Tonnage</w:t>
            </w:r>
            <w:r w:rsidRPr="00603324">
              <w:rPr>
                <w:sz w:val="18"/>
                <w:szCs w:val="18"/>
              </w:rPr>
              <w:t xml:space="preserve"> etc.)</w:t>
            </w:r>
          </w:p>
          <w:p w14:paraId="7E7EC8B1" w14:textId="7B57E792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All lower layers (read-only).</w:t>
            </w:r>
          </w:p>
          <w:p w14:paraId="40077D41" w14:textId="592E9345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VH layer (editable).</w:t>
            </w:r>
          </w:p>
          <w:p w14:paraId="5AA3A2EB" w14:textId="32081543" w:rsidR="00930302" w:rsidRDefault="00836548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27D47780" w:rsidRPr="00603324">
              <w:rPr>
                <w:sz w:val="18"/>
                <w:szCs w:val="18"/>
              </w:rPr>
              <w:t xml:space="preserve">riority </w:t>
            </w:r>
            <w:r>
              <w:rPr>
                <w:sz w:val="18"/>
                <w:szCs w:val="18"/>
              </w:rPr>
              <w:t>F</w:t>
            </w:r>
            <w:r w:rsidR="27D47780" w:rsidRPr="00603324">
              <w:rPr>
                <w:sz w:val="18"/>
                <w:szCs w:val="18"/>
              </w:rPr>
              <w:t>erts</w:t>
            </w:r>
          </w:p>
          <w:p w14:paraId="26AB3D58" w14:textId="227DE15F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Auto-submit at cut-off (18th)</w:t>
            </w:r>
          </w:p>
          <w:p w14:paraId="57929787" w14:textId="5F9A6C4F" w:rsidR="00930302" w:rsidRDefault="60C399DB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SNOP-1B Comparison</w:t>
            </w:r>
          </w:p>
          <w:p w14:paraId="7E1EDB30" w14:textId="2D8F23B3" w:rsidR="00930302" w:rsidRDefault="3BF651BF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Sidebar filters.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34BD" w14:textId="5DD4AF45" w:rsidR="00CC58CE" w:rsidRDefault="0053796D" w:rsidP="00CC58CE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Phase1: </w:t>
            </w:r>
            <w:r w:rsidR="00930302">
              <w:rPr>
                <w:sz w:val="18"/>
                <w:szCs w:val="18"/>
              </w:rPr>
              <w:t>Revenue and GM by FERT. Days-of-coverage stock review. Alert rules. Market share and profitability reports.</w:t>
            </w:r>
            <w:r w:rsidR="00CC58CE" w:rsidRPr="00603324">
              <w:rPr>
                <w:sz w:val="18"/>
                <w:szCs w:val="18"/>
              </w:rPr>
              <w:t xml:space="preserve"> TIV and market share columns, Likely Supply, Expected Offtake, Retail (Enrichment).</w:t>
            </w:r>
          </w:p>
          <w:p w14:paraId="00CBAAFE" w14:textId="08BD3631" w:rsidR="00930302" w:rsidRDefault="00930302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30302" w14:paraId="03929DA9" w14:textId="77777777" w:rsidTr="00663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FF2F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ISO screen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6CB7" w14:textId="4B8E237D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Sales Plan (read-only, auto-populated from VH’s submitted indent) + a separate</w:t>
            </w:r>
          </w:p>
          <w:p w14:paraId="59E4E30A" w14:textId="369A1248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ISO-editable Production Requirement</w:t>
            </w:r>
          </w:p>
          <w:p w14:paraId="5AE3BEB8" w14:textId="1A8AD81F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lastRenderedPageBreak/>
              <w:t>ISO does not reference Dealer/CSM/ASM/RSM layers — only VH’s final number</w:t>
            </w:r>
          </w:p>
          <w:p w14:paraId="2ED03EFF" w14:textId="637ECCF4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Production Requirement carries 1st Priority and RGP fields comes from VH as well</w:t>
            </w:r>
          </w:p>
          <w:p w14:paraId="4983AACC" w14:textId="4BF035E1" w:rsidR="00930302" w:rsidRDefault="3DD26C9B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R</w:t>
            </w:r>
            <w:r w:rsidR="51691102" w:rsidRPr="00603324">
              <w:rPr>
                <w:sz w:val="18"/>
                <w:szCs w:val="18"/>
              </w:rPr>
              <w:t>eference fields (FG on hand, stock norm) added</w:t>
            </w:r>
          </w:p>
          <w:p w14:paraId="7C2F548D" w14:textId="304CFE71" w:rsidR="00930302" w:rsidRDefault="75ECD92C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Variance percentage between SNOP1A and SNOP 1B in summary</w:t>
            </w:r>
          </w:p>
          <w:p w14:paraId="65D68F5E" w14:textId="12E1C4C9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Auto-submit at cut-offs (19th–20th) once all VH layers are submitted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F0D9" w14:textId="77777777" w:rsidR="00930302" w:rsidRDefault="00930302" w:rsidP="00C653F7">
            <w:pPr>
              <w:spacing w:line="24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lastRenderedPageBreak/>
              <w:t xml:space="preserve">Automated safety stock norm. Submission gate checklist. Backlog management. Portal-to-PPC API replacing CSV. Full audit log. </w:t>
            </w:r>
          </w:p>
        </w:tc>
      </w:tr>
      <w:tr w:rsidR="00930302" w14:paraId="390718EA" w14:textId="77777777" w:rsidTr="00663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145E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Approval chain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32EC" w14:textId="5B9265E0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</w:t>
            </w:r>
            <w:r w:rsidRPr="00603324">
              <w:rPr>
                <w:rFonts w:eastAsiaTheme="minorEastAsia"/>
                <w:sz w:val="18"/>
                <w:szCs w:val="18"/>
              </w:rPr>
              <w:t>uto-submit at cut-offs (15th/16th/17th/18th).</w:t>
            </w:r>
          </w:p>
          <w:p w14:paraId="4A842CD1" w14:textId="6CDDE65A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Email notification at each cut-off trigger.</w:t>
            </w:r>
          </w:p>
          <w:p w14:paraId="11297768" w14:textId="5FF437E6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Locking: each tier locks on cut-off, view-only thereafter.</w:t>
            </w:r>
          </w:p>
          <w:p w14:paraId="7ED68F1E" w14:textId="77777777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Email alert 2-3 days before cut-off. Alert to CSM/ASM/RSM if no dealer submission by 15th. Escalation rules. More elaborate business rules will be added. 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76E6" w14:textId="77777777" w:rsidR="00930302" w:rsidRDefault="00930302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0302" w14:paraId="65E74074" w14:textId="77777777" w:rsidTr="00663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AE29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Data / netting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9628" w14:textId="673693B1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3M/6M actuals + ABP + FG inventory from SAP daily SFTP extract.</w:t>
            </w:r>
          </w:p>
          <w:p w14:paraId="3C4546F0" w14:textId="620E2F24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Simple netting formula (VH + manual SS - FG). CSV output to PPC.</w:t>
            </w:r>
          </w:p>
          <w:p w14:paraId="500C8D70" w14:textId="40E7CB56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WIP/RGP netting remains a PPC-owned step outside this workbench in both Phase 0 and Phase 1 (confirmed by business, Jun 2026) — not a gap to close.</w:t>
            </w:r>
          </w:p>
          <w:p w14:paraId="5C6005DE" w14:textId="13FBDB62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FERT master, billing actuals, FG inventory and dealer master are sourced via SAP BW / the enterprise data lake (see Section 6.2)</w:t>
            </w:r>
          </w:p>
          <w:p w14:paraId="054D3CFB" w14:textId="0E60DD64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ABP sourcing is an open item (Section 8.2).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13BD" w14:textId="77777777" w:rsidR="00930302" w:rsidRDefault="00930302" w:rsidP="00C653F7">
            <w:pPr>
              <w:spacing w:line="24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0302" w14:paraId="071E8F9E" w14:textId="77777777" w:rsidTr="00663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</w:tcPr>
          <w:p w14:paraId="73A099A6" w14:textId="77777777" w:rsidR="00930302" w:rsidRDefault="077A52B7" w:rsidP="00603324">
            <w:pPr>
              <w:rPr>
                <w:rFonts w:eastAsiaTheme="minorEastAsia"/>
                <w:sz w:val="18"/>
                <w:szCs w:val="18"/>
              </w:rPr>
            </w:pPr>
            <w:r w:rsidRPr="00603324">
              <w:rPr>
                <w:rFonts w:eastAsiaTheme="minorEastAsia"/>
                <w:sz w:val="18"/>
                <w:szCs w:val="18"/>
              </w:rPr>
              <w:t>COCO screens</w:t>
            </w:r>
          </w:p>
        </w:tc>
        <w:tc>
          <w:tcPr>
            <w:tcW w:w="4136" w:type="dxa"/>
          </w:tcPr>
          <w:p w14:paraId="7394EA49" w14:textId="374DACE6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COCO CSM/ASM</w:t>
            </w:r>
          </w:p>
          <w:p w14:paraId="405F5344" w14:textId="746DF5CA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COCO RBH and COCO VH indent screens</w:t>
            </w:r>
            <w:r w:rsidR="7E0CE102" w:rsidRPr="00603324">
              <w:rPr>
                <w:sz w:val="18"/>
                <w:szCs w:val="18"/>
              </w:rPr>
              <w:t xml:space="preserve"> </w:t>
            </w:r>
            <w:r w:rsidRPr="00603324">
              <w:rPr>
                <w:sz w:val="18"/>
                <w:szCs w:val="18"/>
              </w:rPr>
              <w:t>mirroring Dealer → CSM/ASM → RSM.</w:t>
            </w:r>
          </w:p>
          <w:p w14:paraId="4168D445" w14:textId="301DE135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Dedicated COCO Dashboard for RSM and VH shows COCO-only data by vertical and city.</w:t>
            </w:r>
          </w:p>
          <w:p w14:paraId="032E7FD2" w14:textId="7992308E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COCO VH submission is designed to consolidate with the regular dealer-network VH view</w:t>
            </w:r>
          </w:p>
          <w:p w14:paraId="73336AA4" w14:textId="0D58F90A" w:rsidR="00930302" w:rsidRDefault="36A866AE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COCO vs Pvt Indents</w:t>
            </w:r>
            <w:r w:rsidR="077A52B7" w:rsidRPr="00603324">
              <w:rPr>
                <w:sz w:val="18"/>
                <w:szCs w:val="18"/>
              </w:rPr>
              <w:t xml:space="preserve">. </w:t>
            </w:r>
          </w:p>
        </w:tc>
        <w:tc>
          <w:tcPr>
            <w:tcW w:w="3632" w:type="dxa"/>
          </w:tcPr>
          <w:p w14:paraId="168F00CE" w14:textId="77777777" w:rsidR="00930302" w:rsidRDefault="00930302" w:rsidP="00C653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0302" w14:paraId="4089A8BA" w14:textId="77777777" w:rsidTr="00663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</w:tcPr>
          <w:p w14:paraId="3A785D64" w14:textId="77777777" w:rsidR="00930302" w:rsidRDefault="077A52B7" w:rsidP="00603324">
            <w:pPr>
              <w:rPr>
                <w:rFonts w:eastAsiaTheme="minorEastAsia"/>
                <w:sz w:val="18"/>
                <w:szCs w:val="18"/>
              </w:rPr>
            </w:pPr>
            <w:r w:rsidRPr="00603324">
              <w:rPr>
                <w:rFonts w:eastAsiaTheme="minorEastAsia"/>
                <w:sz w:val="18"/>
                <w:szCs w:val="18"/>
              </w:rPr>
              <w:t>IB (International Business) screen</w:t>
            </w:r>
          </w:p>
        </w:tc>
        <w:tc>
          <w:tcPr>
            <w:tcW w:w="4136" w:type="dxa"/>
          </w:tcPr>
          <w:p w14:paraId="342A5500" w14:textId="79B39960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Standalone workbench (not an MTO sub-tab).</w:t>
            </w:r>
          </w:p>
          <w:p w14:paraId="17A1C056" w14:textId="60F5755C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Country Head → Regional Head → Global Head cascade on a single shared worksheet.</w:t>
            </w:r>
          </w:p>
          <w:p w14:paraId="7CCE2E1E" w14:textId="7006D760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M1 locked to firm orders; M2–M6 forward visibility, editable by all three roles.</w:t>
            </w:r>
          </w:p>
          <w:p w14:paraId="79F6E3FD" w14:textId="1ED10153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Sidebar filters: Region, Country, FERT, Vertical, MPG, Tonnage, Fuel, AC, Demand Segment (scoped per-country)</w:t>
            </w:r>
          </w:p>
          <w:p w14:paraId="36A399A0" w14:textId="337CDE6F" w:rsidR="00930302" w:rsidRDefault="2977DCE9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Past backlog numbers</w:t>
            </w:r>
            <w:r w:rsidR="077A52B7" w:rsidRPr="00603324">
              <w:rPr>
                <w:sz w:val="18"/>
                <w:szCs w:val="18"/>
              </w:rPr>
              <w:t>.</w:t>
            </w:r>
          </w:p>
        </w:tc>
        <w:tc>
          <w:tcPr>
            <w:tcW w:w="3632" w:type="dxa"/>
          </w:tcPr>
          <w:p w14:paraId="3D494FDD" w14:textId="77777777" w:rsidR="00930302" w:rsidRDefault="00930302" w:rsidP="00C6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0302" w14:paraId="547AD7E2" w14:textId="77777777" w:rsidTr="00663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</w:tcPr>
          <w:p w14:paraId="7C1AC06F" w14:textId="77777777" w:rsidR="00930302" w:rsidRDefault="077A52B7" w:rsidP="00603324">
            <w:pPr>
              <w:rPr>
                <w:rFonts w:eastAsiaTheme="minorEastAsia"/>
                <w:sz w:val="18"/>
                <w:szCs w:val="18"/>
              </w:rPr>
            </w:pPr>
            <w:r w:rsidRPr="00603324">
              <w:rPr>
                <w:rFonts w:eastAsiaTheme="minorEastAsia"/>
                <w:sz w:val="18"/>
                <w:szCs w:val="18"/>
              </w:rPr>
              <w:t>IS (Institutional Sales) screen</w:t>
            </w:r>
          </w:p>
        </w:tc>
        <w:tc>
          <w:tcPr>
            <w:tcW w:w="4136" w:type="dxa"/>
          </w:tcPr>
          <w:p w14:paraId="272ABBD1" w14:textId="09087CDF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Standalone workbench</w:t>
            </w:r>
          </w:p>
          <w:p w14:paraId="71C98F83" w14:textId="70F401A4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single ISO-owner login (no cascade — confirmed by the source sheet's own title).</w:t>
            </w:r>
          </w:p>
          <w:p w14:paraId="64B9277E" w14:textId="16514869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lastRenderedPageBreak/>
              <w:t>Demand Workbook (Net Qty = Demand − Opening Stock − Committed)</w:t>
            </w:r>
          </w:p>
          <w:p w14:paraId="56F563B9" w14:textId="49E27C43" w:rsidR="00930302" w:rsidRDefault="65ED6D78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projections for next two months with override option</w:t>
            </w:r>
          </w:p>
          <w:p w14:paraId="29554C80" w14:textId="66F4C7AB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plus a read-only Orders Tracker.</w:t>
            </w:r>
          </w:p>
        </w:tc>
        <w:tc>
          <w:tcPr>
            <w:tcW w:w="3632" w:type="dxa"/>
          </w:tcPr>
          <w:p w14:paraId="48648CD0" w14:textId="77777777" w:rsidR="00930302" w:rsidRDefault="00930302" w:rsidP="00C653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0302" w14:paraId="47EBECED" w14:textId="77777777" w:rsidTr="00663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</w:tcPr>
          <w:p w14:paraId="07B8EE85" w14:textId="77777777" w:rsidR="00930302" w:rsidRDefault="077A52B7" w:rsidP="00603324">
            <w:pPr>
              <w:rPr>
                <w:rFonts w:eastAsiaTheme="minorEastAsia"/>
                <w:sz w:val="18"/>
                <w:szCs w:val="18"/>
              </w:rPr>
            </w:pPr>
            <w:r w:rsidRPr="00603324">
              <w:rPr>
                <w:rFonts w:eastAsiaTheme="minorEastAsia"/>
                <w:sz w:val="18"/>
                <w:szCs w:val="18"/>
              </w:rPr>
              <w:t>NPI (New Product Introduction) screen</w:t>
            </w:r>
          </w:p>
        </w:tc>
        <w:tc>
          <w:tcPr>
            <w:tcW w:w="4136" w:type="dxa"/>
          </w:tcPr>
          <w:p w14:paraId="40A0B2FB" w14:textId="678F21DD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New persona, not previously scoped in this document. Single NPI-owner login. </w:t>
            </w:r>
          </w:p>
          <w:p w14:paraId="60BAE7F5" w14:textId="3420F041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Handles the three FERT/EBOM/MBOM scenarios from the business feedback document</w:t>
            </w:r>
          </w:p>
          <w:p w14:paraId="23734594" w14:textId="102AB7A4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 non-mandatory reference-FERT-code fallback for MBOM-not-yet-available lines.</w:t>
            </w:r>
          </w:p>
          <w:p w14:paraId="5CA309A1" w14:textId="1407516B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Submit-freeze rule: quantities lock after submission</w:t>
            </w:r>
            <w:r w:rsidR="4CFCD0F0" w:rsidRPr="00603324">
              <w:rPr>
                <w:sz w:val="18"/>
                <w:szCs w:val="18"/>
              </w:rPr>
              <w:t xml:space="preserve">, </w:t>
            </w:r>
            <w:r w:rsidRPr="00603324">
              <w:rPr>
                <w:sz w:val="18"/>
                <w:szCs w:val="18"/>
              </w:rPr>
              <w:t>only the reference</w:t>
            </w:r>
            <w:r w:rsidR="30AD4FF6" w:rsidRPr="00603324">
              <w:rPr>
                <w:sz w:val="18"/>
                <w:szCs w:val="18"/>
              </w:rPr>
              <w:t xml:space="preserve"> </w:t>
            </w:r>
            <w:r w:rsidRPr="00603324">
              <w:rPr>
                <w:sz w:val="18"/>
                <w:szCs w:val="18"/>
              </w:rPr>
              <w:t>FERT code stays correctable.</w:t>
            </w:r>
          </w:p>
        </w:tc>
        <w:tc>
          <w:tcPr>
            <w:tcW w:w="3632" w:type="dxa"/>
          </w:tcPr>
          <w:p w14:paraId="75B550DC" w14:textId="77777777" w:rsidR="00930302" w:rsidRDefault="00930302" w:rsidP="00C6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0302" w14:paraId="45961B97" w14:textId="77777777" w:rsidTr="00663EFA">
        <w:trPr>
          <w:trHeight w:val="9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143E" w14:textId="77777777" w:rsidR="00930302" w:rsidRDefault="00930302" w:rsidP="00C653F7">
            <w:pPr>
              <w:spacing w:after="40" w:line="248" w:lineRule="auto"/>
            </w:pPr>
            <w:r>
              <w:rPr>
                <w:sz w:val="18"/>
                <w:szCs w:val="18"/>
              </w:rPr>
              <w:t xml:space="preserve"> What is NOT in Phase 0</w:t>
            </w:r>
          </w:p>
          <w:p w14:paraId="622E67B0" w14:textId="77777777" w:rsidR="00930302" w:rsidRDefault="00930302" w:rsidP="00C653F7">
            <w:pPr>
              <w:spacing w:line="248" w:lineRule="auto"/>
            </w:pPr>
            <w:r>
              <w:rPr>
                <w:sz w:val="18"/>
                <w:szCs w:val="18"/>
              </w:rPr>
              <w:t>(explicit exclusions)</w:t>
            </w:r>
          </w:p>
        </w:tc>
        <w:tc>
          <w:tcPr>
            <w:tcW w:w="41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DF12" w14:textId="3C41275A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 xml:space="preserve">Statistical forecast. </w:t>
            </w:r>
          </w:p>
          <w:p w14:paraId="16F322B9" w14:textId="276B23B7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System Recommended Indent.</w:t>
            </w:r>
          </w:p>
          <w:p w14:paraId="0745850F" w14:textId="3385D499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AI/ML.</w:t>
            </w:r>
          </w:p>
          <w:p w14:paraId="285A4F38" w14:textId="7C57B5CF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Pipeline analytics.</w:t>
            </w:r>
          </w:p>
          <w:p w14:paraId="484BAECB" w14:textId="414ED1C5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FERT validation.</w:t>
            </w:r>
          </w:p>
          <w:p w14:paraId="6EAD4A14" w14:textId="15C0125F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Alert engine.</w:t>
            </w:r>
          </w:p>
          <w:p w14:paraId="596FCCE1" w14:textId="2FDC4ADC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EDD calculation.</w:t>
            </w:r>
          </w:p>
          <w:p w14:paraId="168E5F05" w14:textId="721811B6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Safety stock norm formula.</w:t>
            </w:r>
          </w:p>
          <w:p w14:paraId="294CAA9F" w14:textId="0559D0C3" w:rsidR="00930302" w:rsidRDefault="077A52B7" w:rsidP="00603324">
            <w:pPr>
              <w:pStyle w:val="ListParagraph"/>
              <w:numPr>
                <w:ilvl w:val="0"/>
                <w:numId w:val="1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03324">
              <w:rPr>
                <w:sz w:val="18"/>
                <w:szCs w:val="18"/>
              </w:rPr>
              <w:t>Backlog management.</w:t>
            </w:r>
          </w:p>
        </w:tc>
        <w:tc>
          <w:tcPr>
            <w:tcW w:w="36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6DE0" w14:textId="77777777" w:rsidR="00930302" w:rsidRDefault="00930302" w:rsidP="00C653F7">
            <w:pPr>
              <w:spacing w:line="24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All of the above are Phase 1 additions layered onto Phase 0 screens.</w:t>
            </w:r>
          </w:p>
        </w:tc>
      </w:tr>
    </w:tbl>
    <w:p w14:paraId="20B43EED" w14:textId="77777777" w:rsidR="00E77043" w:rsidRDefault="00E77043"/>
    <w:sectPr w:rsidR="00E77043" w:rsidSect="00955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Hemanth Holla" w:date="2026-08-31T14:52:00Z" w:initials="HH">
    <w:p w14:paraId="599931CE" w14:textId="77777777" w:rsidR="00944EC0" w:rsidRDefault="00944EC0" w:rsidP="00944EC0">
      <w:r>
        <w:rPr>
          <w:rStyle w:val="CommentReference"/>
        </w:rPr>
        <w:annotationRef/>
      </w:r>
      <w:r>
        <w:rPr>
          <w:sz w:val="20"/>
          <w:szCs w:val="20"/>
        </w:rPr>
        <w:t xml:space="preserve">@Zakariya will check on the logic.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9931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1BC58F" w16cex:dateUtc="2026-08-31T0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9931CE" w16cid:durableId="1C1BC5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7792"/>
    <w:multiLevelType w:val="multilevel"/>
    <w:tmpl w:val="CCE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96F3A"/>
    <w:multiLevelType w:val="multilevel"/>
    <w:tmpl w:val="C2A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161F8"/>
    <w:multiLevelType w:val="hybridMultilevel"/>
    <w:tmpl w:val="ADE26B12"/>
    <w:lvl w:ilvl="0" w:tplc="F76ECF0A">
      <w:start w:val="1"/>
      <w:numFmt w:val="decimal"/>
      <w:lvlText w:val="%1."/>
      <w:lvlJc w:val="left"/>
      <w:pPr>
        <w:ind w:left="720" w:hanging="360"/>
      </w:pPr>
    </w:lvl>
    <w:lvl w:ilvl="1" w:tplc="51DE113E">
      <w:start w:val="1"/>
      <w:numFmt w:val="lowerLetter"/>
      <w:lvlText w:val="%2."/>
      <w:lvlJc w:val="left"/>
      <w:pPr>
        <w:ind w:left="1440" w:hanging="360"/>
      </w:pPr>
    </w:lvl>
    <w:lvl w:ilvl="2" w:tplc="D0F264B4">
      <w:start w:val="1"/>
      <w:numFmt w:val="lowerRoman"/>
      <w:lvlText w:val="%3."/>
      <w:lvlJc w:val="right"/>
      <w:pPr>
        <w:ind w:left="2160" w:hanging="180"/>
      </w:pPr>
    </w:lvl>
    <w:lvl w:ilvl="3" w:tplc="B15CA116">
      <w:start w:val="1"/>
      <w:numFmt w:val="decimal"/>
      <w:lvlText w:val="%4."/>
      <w:lvlJc w:val="left"/>
      <w:pPr>
        <w:ind w:left="2880" w:hanging="360"/>
      </w:pPr>
    </w:lvl>
    <w:lvl w:ilvl="4" w:tplc="69E26C02">
      <w:start w:val="1"/>
      <w:numFmt w:val="lowerLetter"/>
      <w:lvlText w:val="%5."/>
      <w:lvlJc w:val="left"/>
      <w:pPr>
        <w:ind w:left="3600" w:hanging="360"/>
      </w:pPr>
    </w:lvl>
    <w:lvl w:ilvl="5" w:tplc="EC147D2A">
      <w:start w:val="1"/>
      <w:numFmt w:val="lowerRoman"/>
      <w:lvlText w:val="%6."/>
      <w:lvlJc w:val="right"/>
      <w:pPr>
        <w:ind w:left="4320" w:hanging="180"/>
      </w:pPr>
    </w:lvl>
    <w:lvl w:ilvl="6" w:tplc="37507E7E">
      <w:start w:val="1"/>
      <w:numFmt w:val="decimal"/>
      <w:lvlText w:val="%7."/>
      <w:lvlJc w:val="left"/>
      <w:pPr>
        <w:ind w:left="5040" w:hanging="360"/>
      </w:pPr>
    </w:lvl>
    <w:lvl w:ilvl="7" w:tplc="17903912">
      <w:start w:val="1"/>
      <w:numFmt w:val="lowerLetter"/>
      <w:lvlText w:val="%8."/>
      <w:lvlJc w:val="left"/>
      <w:pPr>
        <w:ind w:left="5760" w:hanging="360"/>
      </w:pPr>
    </w:lvl>
    <w:lvl w:ilvl="8" w:tplc="F77CEE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CF42B"/>
    <w:multiLevelType w:val="hybridMultilevel"/>
    <w:tmpl w:val="B2D895E2"/>
    <w:lvl w:ilvl="0" w:tplc="81B0C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EA1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81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AD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123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A4D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EF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E9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A5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24533"/>
    <w:multiLevelType w:val="hybridMultilevel"/>
    <w:tmpl w:val="8E724D02"/>
    <w:lvl w:ilvl="0" w:tplc="C76CF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8C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00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8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EB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00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6C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AC6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0EF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C447D"/>
    <w:multiLevelType w:val="multilevel"/>
    <w:tmpl w:val="770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D6AE5"/>
    <w:multiLevelType w:val="multilevel"/>
    <w:tmpl w:val="20B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267449">
    <w:abstractNumId w:val="3"/>
  </w:num>
  <w:num w:numId="2" w16cid:durableId="490487817">
    <w:abstractNumId w:val="2"/>
  </w:num>
  <w:num w:numId="3" w16cid:durableId="1374117040">
    <w:abstractNumId w:val="4"/>
  </w:num>
  <w:num w:numId="4" w16cid:durableId="1629970654">
    <w:abstractNumId w:val="1"/>
  </w:num>
  <w:num w:numId="5" w16cid:durableId="1461724248">
    <w:abstractNumId w:val="5"/>
  </w:num>
  <w:num w:numId="6" w16cid:durableId="940449166">
    <w:abstractNumId w:val="6"/>
  </w:num>
  <w:num w:numId="7" w16cid:durableId="15627146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kansh Khanna">
    <w15:presenceInfo w15:providerId="AD" w15:userId="S::ekhanna@VECVNET.COM::79ab3078-630a-4983-af5d-346759d0ba6c"/>
  </w15:person>
  <w15:person w15:author="Hemanth Holla">
    <w15:presenceInfo w15:providerId="AD" w15:userId="S::hemanth.holla@tredence.com::aa27d27f-f381-4dcf-836b-7515cb085f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78"/>
    <w:rsid w:val="000319CD"/>
    <w:rsid w:val="000978E5"/>
    <w:rsid w:val="001547E7"/>
    <w:rsid w:val="00173DB2"/>
    <w:rsid w:val="00176AF8"/>
    <w:rsid w:val="001F309F"/>
    <w:rsid w:val="0022EBB9"/>
    <w:rsid w:val="00271046"/>
    <w:rsid w:val="002E3ABB"/>
    <w:rsid w:val="002F245A"/>
    <w:rsid w:val="003012A9"/>
    <w:rsid w:val="00305E77"/>
    <w:rsid w:val="00314171"/>
    <w:rsid w:val="00397828"/>
    <w:rsid w:val="003E2681"/>
    <w:rsid w:val="004B49FC"/>
    <w:rsid w:val="0053796D"/>
    <w:rsid w:val="00577890"/>
    <w:rsid w:val="005A48DE"/>
    <w:rsid w:val="005B3C75"/>
    <w:rsid w:val="005C0F53"/>
    <w:rsid w:val="005F75D1"/>
    <w:rsid w:val="00603324"/>
    <w:rsid w:val="00634A06"/>
    <w:rsid w:val="00663EFA"/>
    <w:rsid w:val="006B1B3B"/>
    <w:rsid w:val="006C4C66"/>
    <w:rsid w:val="00710EF8"/>
    <w:rsid w:val="007726AC"/>
    <w:rsid w:val="00783041"/>
    <w:rsid w:val="007A4EF1"/>
    <w:rsid w:val="007B5946"/>
    <w:rsid w:val="007D17D5"/>
    <w:rsid w:val="00836548"/>
    <w:rsid w:val="008D72C1"/>
    <w:rsid w:val="00922FB4"/>
    <w:rsid w:val="00930302"/>
    <w:rsid w:val="00944EC0"/>
    <w:rsid w:val="00955B4D"/>
    <w:rsid w:val="00964E09"/>
    <w:rsid w:val="009818C9"/>
    <w:rsid w:val="009A64DA"/>
    <w:rsid w:val="00AD72B8"/>
    <w:rsid w:val="00AF3F90"/>
    <w:rsid w:val="00B32ECC"/>
    <w:rsid w:val="00B9300E"/>
    <w:rsid w:val="00C34C0B"/>
    <w:rsid w:val="00C36BEE"/>
    <w:rsid w:val="00CC58CE"/>
    <w:rsid w:val="00E77043"/>
    <w:rsid w:val="00F23BAC"/>
    <w:rsid w:val="00F32F01"/>
    <w:rsid w:val="00F673F6"/>
    <w:rsid w:val="00FA149B"/>
    <w:rsid w:val="00FF1278"/>
    <w:rsid w:val="013B3381"/>
    <w:rsid w:val="01DBD6E4"/>
    <w:rsid w:val="028E66CE"/>
    <w:rsid w:val="02EAD696"/>
    <w:rsid w:val="03DF28D6"/>
    <w:rsid w:val="05823EAB"/>
    <w:rsid w:val="068FFDFD"/>
    <w:rsid w:val="06D7EAF4"/>
    <w:rsid w:val="073D72DA"/>
    <w:rsid w:val="077A52B7"/>
    <w:rsid w:val="07DB6C3E"/>
    <w:rsid w:val="09DB1E8E"/>
    <w:rsid w:val="0C8A9F8F"/>
    <w:rsid w:val="11A79836"/>
    <w:rsid w:val="1647DE89"/>
    <w:rsid w:val="169C611C"/>
    <w:rsid w:val="173EF2E0"/>
    <w:rsid w:val="19A95C2F"/>
    <w:rsid w:val="1A2E94CB"/>
    <w:rsid w:val="1A664E61"/>
    <w:rsid w:val="1B06D80B"/>
    <w:rsid w:val="20C34BF1"/>
    <w:rsid w:val="22D1ADD8"/>
    <w:rsid w:val="25ED56D1"/>
    <w:rsid w:val="27D47780"/>
    <w:rsid w:val="2977DCE9"/>
    <w:rsid w:val="29890836"/>
    <w:rsid w:val="29AC284E"/>
    <w:rsid w:val="2DA8D9DF"/>
    <w:rsid w:val="2EE9A797"/>
    <w:rsid w:val="2EF333C6"/>
    <w:rsid w:val="2F7D9111"/>
    <w:rsid w:val="2FD0BA3A"/>
    <w:rsid w:val="302A14C2"/>
    <w:rsid w:val="307C32B2"/>
    <w:rsid w:val="3081D13A"/>
    <w:rsid w:val="30AD4FF6"/>
    <w:rsid w:val="314B9B09"/>
    <w:rsid w:val="31A8E43B"/>
    <w:rsid w:val="35668580"/>
    <w:rsid w:val="36A866AE"/>
    <w:rsid w:val="37CB7167"/>
    <w:rsid w:val="3B365EE4"/>
    <w:rsid w:val="3BF651BF"/>
    <w:rsid w:val="3DD26C9B"/>
    <w:rsid w:val="4080708F"/>
    <w:rsid w:val="45C8FAF5"/>
    <w:rsid w:val="4A726F91"/>
    <w:rsid w:val="4BD7098A"/>
    <w:rsid w:val="4BE58BAF"/>
    <w:rsid w:val="4CFCD0F0"/>
    <w:rsid w:val="4D8EF7C7"/>
    <w:rsid w:val="4FEA6CF3"/>
    <w:rsid w:val="5129E376"/>
    <w:rsid w:val="51691102"/>
    <w:rsid w:val="51D8050D"/>
    <w:rsid w:val="52DAB7FD"/>
    <w:rsid w:val="54E9B43F"/>
    <w:rsid w:val="55652731"/>
    <w:rsid w:val="55BA3653"/>
    <w:rsid w:val="56EBC28D"/>
    <w:rsid w:val="575A7A0C"/>
    <w:rsid w:val="5815834C"/>
    <w:rsid w:val="5877865A"/>
    <w:rsid w:val="5BFD1D9A"/>
    <w:rsid w:val="5CFAD7D3"/>
    <w:rsid w:val="6087EB92"/>
    <w:rsid w:val="60BCF83E"/>
    <w:rsid w:val="60C399DB"/>
    <w:rsid w:val="6116762F"/>
    <w:rsid w:val="650A07BE"/>
    <w:rsid w:val="65ED6D78"/>
    <w:rsid w:val="683AA821"/>
    <w:rsid w:val="69E25093"/>
    <w:rsid w:val="6E3941BD"/>
    <w:rsid w:val="6E523127"/>
    <w:rsid w:val="75ECD92C"/>
    <w:rsid w:val="762FD471"/>
    <w:rsid w:val="766C1232"/>
    <w:rsid w:val="78DD4076"/>
    <w:rsid w:val="7D57F4B8"/>
    <w:rsid w:val="7E0CE102"/>
    <w:rsid w:val="7F4F3F98"/>
    <w:rsid w:val="7F67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A44D"/>
  <w15:chartTrackingRefBased/>
  <w15:docId w15:val="{8B941381-3D7B-F245-AA64-ECFB32B8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1278"/>
    <w:rPr>
      <w:i/>
      <w:iCs/>
    </w:rPr>
  </w:style>
  <w:style w:type="character" w:styleId="Strong">
    <w:name w:val="Strong"/>
    <w:basedOn w:val="DefaultParagraphFont"/>
    <w:uiPriority w:val="22"/>
    <w:qFormat/>
    <w:rsid w:val="00FF1278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30302"/>
    <w:rPr>
      <w:sz w:val="16"/>
      <w:szCs w:val="16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944E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4E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4E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4EC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23B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6b0b-71de-458e-9f2e-9e8b3d616881">
      <Terms xmlns="http://schemas.microsoft.com/office/infopath/2007/PartnerControls"/>
    </lcf76f155ced4ddcb4097134ff3c332f>
    <MediaLengthInSeconds xmlns="57566b0b-71de-458e-9f2e-9e8b3d6168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D1156AF89E94CB4E0E819A4FFFAAD" ma:contentTypeVersion="10" ma:contentTypeDescription="Create a new document." ma:contentTypeScope="" ma:versionID="61872c4fbe53fcdd153f909cd790dd28">
  <xsd:schema xmlns:xsd="http://www.w3.org/2001/XMLSchema" xmlns:xs="http://www.w3.org/2001/XMLSchema" xmlns:p="http://schemas.microsoft.com/office/2006/metadata/properties" xmlns:ns2="57566b0b-71de-458e-9f2e-9e8b3d616881" targetNamespace="http://schemas.microsoft.com/office/2006/metadata/properties" ma:root="true" ma:fieldsID="11e0f8d1eec925045bf0dcf8a49d40ae" ns2:_="">
    <xsd:import namespace="57566b0b-71de-458e-9f2e-9e8b3d6168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6b0b-71de-458e-9f2e-9e8b3d616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324c80-68f0-4eca-84bf-9f08e605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C600A0-9FC1-4235-B606-A839FEF713B8}">
  <ds:schemaRefs>
    <ds:schemaRef ds:uri="http://schemas.microsoft.com/office/2006/metadata/properties"/>
    <ds:schemaRef ds:uri="http://schemas.microsoft.com/office/infopath/2007/PartnerControls"/>
    <ds:schemaRef ds:uri="57566b0b-71de-458e-9f2e-9e8b3d616881"/>
  </ds:schemaRefs>
</ds:datastoreItem>
</file>

<file path=customXml/itemProps2.xml><?xml version="1.0" encoding="utf-8"?>
<ds:datastoreItem xmlns:ds="http://schemas.openxmlformats.org/officeDocument/2006/customXml" ds:itemID="{74137738-BAEE-4A1D-8ED7-339CA5D5FE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E0F428-EE2D-42A2-86B2-17433021B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66b0b-71de-458e-9f2e-9e8b3d6168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72c92bb-bb1e-4496-9f98-544dd509aafc}" enabled="1" method="Standard" siteId="{76a9a4c0-e34b-4ea8-b0b7-96fc4396f9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Holla</dc:creator>
  <cp:keywords/>
  <dc:description/>
  <cp:lastModifiedBy>Ekansh Khanna</cp:lastModifiedBy>
  <cp:revision>44</cp:revision>
  <dcterms:created xsi:type="dcterms:W3CDTF">2026-08-26T04:43:00Z</dcterms:created>
  <dcterms:modified xsi:type="dcterms:W3CDTF">2026-09-17T11:43:00Z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0x010100915D1156AF89E94CB4E0E819A4FFFAAD</vt:lpwstr>
  </property>
  <property fmtid="{D5CDD505-2E9C-101B-9397-08002B2CF9AE}" pid="3" name="MediaServiceImageTags">
    <vt:lpwstr/>
  </property>
  <property fmtid="{D5CDD505-2E9C-101B-9397-08002B2CF9AE}" pid="4" name="Order">
    <vt:r8>32600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2" name="docLang">
    <vt:lpwstr>en</vt:lpwstr>
  </property>
</Properties>
</file>